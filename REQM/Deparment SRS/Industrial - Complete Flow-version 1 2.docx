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AB0C76" w:rsidP="00AB0C76">
      <w:pPr>
        <w:tabs>
          <w:tab w:val="left" w:pos="1641"/>
        </w:tabs>
        <w:spacing w:line="360" w:lineRule="auto"/>
        <w:rPr>
          <w:rFonts w:ascii="Century Gothic" w:hAnsi="Century Gothic" w:cs="Arial"/>
          <w:b/>
          <w:sz w:val="20"/>
          <w:szCs w:val="20"/>
        </w:rPr>
      </w:pPr>
      <w:r>
        <w:rPr>
          <w:rFonts w:ascii="Century Gothic" w:hAnsi="Century Gothic" w:cs="Arial"/>
          <w:b/>
          <w:sz w:val="20"/>
          <w:szCs w:val="20"/>
        </w:rPr>
        <w:tab/>
      </w: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lang w:bidi="hi-IN"/>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2F3F57"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Industrial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Del="00E30837" w:rsidRDefault="00064D89" w:rsidP="00064D89">
      <w:pPr>
        <w:pStyle w:val="NoSpacing"/>
        <w:jc w:val="center"/>
        <w:rPr>
          <w:del w:id="0" w:author="Gaurav Dutta" w:date="2016-03-02T20:45:00Z"/>
          <w:b/>
          <w:sz w:val="20"/>
          <w:szCs w:val="20"/>
        </w:rPr>
      </w:pPr>
      <w:r w:rsidRPr="00064D89">
        <w:rPr>
          <w:b/>
          <w:sz w:val="20"/>
          <w:szCs w:val="20"/>
        </w:rPr>
        <w:t>Phone   :  (120) – 404 3401</w:t>
      </w:r>
    </w:p>
    <w:p w:rsidR="00EF61E0" w:rsidDel="00E30837" w:rsidRDefault="00EF61E0" w:rsidP="00EF61E0">
      <w:pPr>
        <w:spacing w:line="360" w:lineRule="auto"/>
        <w:jc w:val="both"/>
        <w:rPr>
          <w:del w:id="1" w:author="Gaurav Dutta" w:date="2016-03-02T20:45:00Z"/>
          <w:rFonts w:ascii="Century Gothic" w:hAnsi="Century Gothic" w:cs="Arial"/>
          <w:b/>
          <w:sz w:val="20"/>
          <w:szCs w:val="20"/>
        </w:rPr>
      </w:pPr>
    </w:p>
    <w:p w:rsidR="00064D89" w:rsidRDefault="00064D89">
      <w:pPr>
        <w:pStyle w:val="NoSpacing"/>
        <w:jc w:val="center"/>
        <w:pPrChange w:id="2" w:author="Gaurav Dutta" w:date="2016-03-02T20:45:00Z">
          <w:pPr>
            <w:spacing w:line="360" w:lineRule="auto"/>
            <w:jc w:val="both"/>
          </w:pPr>
        </w:pPrChange>
      </w:pPr>
    </w:p>
    <w:p w:rsidR="00064D89" w:rsidRPr="00FF13D2" w:rsidRDefault="00064D89"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Del="00E30837" w:rsidRDefault="00EF61E0">
          <w:pPr>
            <w:pStyle w:val="TOCHeading"/>
            <w:rPr>
              <w:del w:id="3" w:author="Gaurav Dutta" w:date="2016-03-02T20:45:00Z"/>
            </w:rPr>
            <w:pPrChange w:id="4" w:author="Gaurav Dutta" w:date="2016-03-02T20:45:00Z">
              <w:pPr/>
            </w:pPrChange>
          </w:pPr>
          <w:r>
            <w:t>Contents</w:t>
          </w:r>
        </w:p>
        <w:p w:rsidR="00E30837" w:rsidRPr="00E30837" w:rsidRDefault="00E30837">
          <w:pPr>
            <w:pStyle w:val="TOCHeading"/>
            <w:rPr>
              <w:ins w:id="5" w:author="Gaurav Dutta" w:date="2016-03-02T20:45:00Z"/>
            </w:rPr>
          </w:pPr>
        </w:p>
        <w:p w:rsidR="00EF61E0" w:rsidRPr="0087542A" w:rsidRDefault="00EF61E0">
          <w:pPr>
            <w:pStyle w:val="TOCHeading"/>
            <w:pPrChange w:id="6" w:author="Gaurav Dutta" w:date="2016-03-02T20:45:00Z">
              <w:pPr/>
            </w:pPrChange>
          </w:pPr>
        </w:p>
        <w:p w:rsidR="00D73102" w:rsidRDefault="00EF61E0">
          <w:pPr>
            <w:pStyle w:val="TOC1"/>
            <w:tabs>
              <w:tab w:val="right" w:leader="dot" w:pos="9595"/>
            </w:tabs>
            <w:rPr>
              <w:ins w:id="7" w:author="Gaurav Dutta" w:date="2016-03-03T21:27:00Z"/>
              <w:rFonts w:eastAsiaTheme="minorEastAsia"/>
              <w:noProof/>
            </w:rPr>
          </w:pPr>
          <w:r>
            <w:fldChar w:fldCharType="begin"/>
          </w:r>
          <w:r>
            <w:instrText xml:space="preserve"> TOC \o "1-3" \h \z \u </w:instrText>
          </w:r>
          <w:r>
            <w:fldChar w:fldCharType="separate"/>
          </w:r>
          <w:ins w:id="8" w:author="Gaurav Dutta" w:date="2016-03-03T21:27:00Z">
            <w:r w:rsidR="00D73102" w:rsidRPr="00820A4C">
              <w:rPr>
                <w:rStyle w:val="Hyperlink"/>
                <w:noProof/>
              </w:rPr>
              <w:fldChar w:fldCharType="begin"/>
            </w:r>
            <w:r w:rsidR="00D73102" w:rsidRPr="00820A4C">
              <w:rPr>
                <w:rStyle w:val="Hyperlink"/>
                <w:noProof/>
              </w:rPr>
              <w:instrText xml:space="preserve"> </w:instrText>
            </w:r>
            <w:r w:rsidR="00D73102">
              <w:rPr>
                <w:noProof/>
              </w:rPr>
              <w:instrText>HYPERLINK \l "_Toc444803789"</w:instrText>
            </w:r>
            <w:r w:rsidR="00D73102" w:rsidRPr="00820A4C">
              <w:rPr>
                <w:rStyle w:val="Hyperlink"/>
                <w:noProof/>
              </w:rPr>
              <w:instrText xml:space="preserve"> </w:instrText>
            </w:r>
            <w:r w:rsidR="00D73102" w:rsidRPr="00820A4C">
              <w:rPr>
                <w:rStyle w:val="Hyperlink"/>
                <w:noProof/>
              </w:rPr>
              <w:fldChar w:fldCharType="separate"/>
            </w:r>
            <w:r w:rsidR="00D73102" w:rsidRPr="00820A4C">
              <w:rPr>
                <w:rStyle w:val="Hyperlink"/>
                <w:b/>
                <w:noProof/>
              </w:rPr>
              <w:t>Introduction</w:t>
            </w:r>
            <w:r w:rsidR="00D73102">
              <w:rPr>
                <w:noProof/>
                <w:webHidden/>
              </w:rPr>
              <w:tab/>
            </w:r>
            <w:r w:rsidR="00D73102">
              <w:rPr>
                <w:noProof/>
                <w:webHidden/>
              </w:rPr>
              <w:fldChar w:fldCharType="begin"/>
            </w:r>
            <w:r w:rsidR="00D73102">
              <w:rPr>
                <w:noProof/>
                <w:webHidden/>
              </w:rPr>
              <w:instrText xml:space="preserve"> PAGEREF _Toc444803789 \h </w:instrText>
            </w:r>
          </w:ins>
          <w:r w:rsidR="00D73102">
            <w:rPr>
              <w:noProof/>
              <w:webHidden/>
            </w:rPr>
          </w:r>
          <w:r w:rsidR="00D73102">
            <w:rPr>
              <w:noProof/>
              <w:webHidden/>
            </w:rPr>
            <w:fldChar w:fldCharType="separate"/>
          </w:r>
          <w:ins w:id="9" w:author="Gaurav Dutta" w:date="2016-03-03T21:27:00Z">
            <w:r w:rsidR="00D73102">
              <w:rPr>
                <w:noProof/>
                <w:webHidden/>
              </w:rPr>
              <w:t>3</w:t>
            </w:r>
            <w:r w:rsidR="00D73102">
              <w:rPr>
                <w:noProof/>
                <w:webHidden/>
              </w:rPr>
              <w:fldChar w:fldCharType="end"/>
            </w:r>
            <w:r w:rsidR="00D73102" w:rsidRPr="00820A4C">
              <w:rPr>
                <w:rStyle w:val="Hyperlink"/>
                <w:noProof/>
              </w:rPr>
              <w:fldChar w:fldCharType="end"/>
            </w:r>
          </w:ins>
        </w:p>
        <w:p w:rsidR="00D73102" w:rsidRDefault="00D73102">
          <w:pPr>
            <w:pStyle w:val="TOC1"/>
            <w:tabs>
              <w:tab w:val="right" w:leader="dot" w:pos="9595"/>
            </w:tabs>
            <w:rPr>
              <w:ins w:id="10" w:author="Gaurav Dutta" w:date="2016-03-03T21:27:00Z"/>
              <w:rFonts w:eastAsiaTheme="minorEastAsia"/>
              <w:noProof/>
            </w:rPr>
          </w:pPr>
          <w:ins w:id="11"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"_Toc444803790"</w:instrText>
            </w:r>
            <w:r w:rsidRPr="00820A4C">
              <w:rPr>
                <w:rStyle w:val="Hyperlink"/>
                <w:noProof/>
              </w:rPr>
              <w:instrText xml:space="preserve"> </w:instrText>
            </w:r>
            <w:r w:rsidRPr="00820A4C">
              <w:rPr>
                <w:rStyle w:val="Hyperlink"/>
                <w:noProof/>
              </w:rPr>
              <w:fldChar w:fldCharType="separate"/>
            </w:r>
            <w:r w:rsidRPr="00820A4C">
              <w:rPr>
                <w:rStyle w:val="Hyperlink"/>
                <w:b/>
                <w:noProof/>
              </w:rPr>
              <w:t>Purpose &amp; Objectives</w:t>
            </w:r>
            <w:r>
              <w:rPr>
                <w:noProof/>
                <w:webHidden/>
              </w:rPr>
              <w:tab/>
            </w:r>
            <w:r>
              <w:rPr>
                <w:noProof/>
                <w:webHidden/>
              </w:rPr>
              <w:fldChar w:fldCharType="begin"/>
            </w:r>
            <w:r>
              <w:rPr>
                <w:noProof/>
                <w:webHidden/>
              </w:rPr>
              <w:instrText xml:space="preserve"> PAGEREF _Toc444803790 \h </w:instrText>
            </w:r>
          </w:ins>
          <w:r>
            <w:rPr>
              <w:noProof/>
              <w:webHidden/>
            </w:rPr>
          </w:r>
          <w:r>
            <w:rPr>
              <w:noProof/>
              <w:webHidden/>
            </w:rPr>
            <w:fldChar w:fldCharType="separate"/>
          </w:r>
          <w:ins w:id="12" w:author="Gaurav Dutta" w:date="2016-03-03T21:27:00Z">
            <w:r>
              <w:rPr>
                <w:noProof/>
                <w:webHidden/>
              </w:rPr>
              <w:t>4</w:t>
            </w:r>
            <w:r>
              <w:rPr>
                <w:noProof/>
                <w:webHidden/>
              </w:rPr>
              <w:fldChar w:fldCharType="end"/>
            </w:r>
            <w:r w:rsidRPr="00820A4C">
              <w:rPr>
                <w:rStyle w:val="Hyperlink"/>
                <w:noProof/>
              </w:rPr>
              <w:fldChar w:fldCharType="end"/>
            </w:r>
          </w:ins>
        </w:p>
        <w:p w:rsidR="00D73102" w:rsidRDefault="00D73102">
          <w:pPr>
            <w:pStyle w:val="TOC1"/>
            <w:tabs>
              <w:tab w:val="right" w:leader="dot" w:pos="9595"/>
            </w:tabs>
            <w:rPr>
              <w:ins w:id="13" w:author="Gaurav Dutta" w:date="2016-03-03T21:27:00Z"/>
              <w:rFonts w:eastAsiaTheme="minorEastAsia"/>
              <w:noProof/>
            </w:rPr>
          </w:pPr>
          <w:ins w:id="14"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"_Toc444803791"</w:instrText>
            </w:r>
            <w:r w:rsidRPr="00820A4C">
              <w:rPr>
                <w:rStyle w:val="Hyperlink"/>
                <w:noProof/>
              </w:rPr>
              <w:instrText xml:space="preserve"> </w:instrText>
            </w:r>
            <w:r w:rsidRPr="00820A4C">
              <w:rPr>
                <w:rStyle w:val="Hyperlink"/>
                <w:noProof/>
              </w:rPr>
              <w:fldChar w:fldCharType="separate"/>
            </w:r>
            <w:r w:rsidRPr="00820A4C">
              <w:rPr>
                <w:rStyle w:val="Hyperlink"/>
                <w:b/>
                <w:noProof/>
              </w:rPr>
              <w:t>User &amp; Roles</w:t>
            </w:r>
            <w:r>
              <w:rPr>
                <w:noProof/>
                <w:webHidden/>
              </w:rPr>
              <w:tab/>
            </w:r>
            <w:r>
              <w:rPr>
                <w:noProof/>
                <w:webHidden/>
              </w:rPr>
              <w:fldChar w:fldCharType="begin"/>
            </w:r>
            <w:r>
              <w:rPr>
                <w:noProof/>
                <w:webHidden/>
              </w:rPr>
              <w:instrText xml:space="preserve"> PAGEREF _Toc444803791 \h </w:instrText>
            </w:r>
          </w:ins>
          <w:r>
            <w:rPr>
              <w:noProof/>
              <w:webHidden/>
            </w:rPr>
          </w:r>
          <w:r>
            <w:rPr>
              <w:noProof/>
              <w:webHidden/>
            </w:rPr>
            <w:fldChar w:fldCharType="separate"/>
          </w:r>
          <w:ins w:id="15" w:author="Gaurav Dutta" w:date="2016-03-03T21:27:00Z">
            <w:r>
              <w:rPr>
                <w:noProof/>
                <w:webHidden/>
              </w:rPr>
              <w:t>4</w:t>
            </w:r>
            <w:r>
              <w:rPr>
                <w:noProof/>
                <w:webHidden/>
              </w:rPr>
              <w:fldChar w:fldCharType="end"/>
            </w:r>
            <w:r w:rsidRPr="00820A4C">
              <w:rPr>
                <w:rStyle w:val="Hyperlink"/>
                <w:noProof/>
              </w:rPr>
              <w:fldChar w:fldCharType="end"/>
            </w:r>
          </w:ins>
        </w:p>
        <w:p w:rsidR="00D73102" w:rsidRDefault="00D73102">
          <w:pPr>
            <w:pStyle w:val="TOC1"/>
            <w:tabs>
              <w:tab w:val="right" w:leader="dot" w:pos="9595"/>
            </w:tabs>
            <w:rPr>
              <w:ins w:id="16" w:author="Gaurav Dutta" w:date="2016-03-03T21:27:00Z"/>
              <w:rFonts w:eastAsiaTheme="minorEastAsia"/>
              <w:noProof/>
            </w:rPr>
          </w:pPr>
          <w:ins w:id="17"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"_Toc444803792"</w:instrText>
            </w:r>
            <w:r w:rsidRPr="00820A4C">
              <w:rPr>
                <w:rStyle w:val="Hyperlink"/>
                <w:noProof/>
              </w:rPr>
              <w:instrText xml:space="preserve"> </w:instrText>
            </w:r>
            <w:r w:rsidRPr="00820A4C">
              <w:rPr>
                <w:rStyle w:val="Hyperlink"/>
                <w:noProof/>
              </w:rPr>
              <w:fldChar w:fldCharType="separate"/>
            </w:r>
            <w:r w:rsidRPr="00820A4C">
              <w:rPr>
                <w:rStyle w:val="Hyperlink"/>
                <w:b/>
                <w:noProof/>
              </w:rPr>
              <w:t>Industrial – Complete Process</w:t>
            </w:r>
            <w:r>
              <w:rPr>
                <w:noProof/>
                <w:webHidden/>
              </w:rPr>
              <w:tab/>
            </w:r>
            <w:r>
              <w:rPr>
                <w:noProof/>
                <w:webHidden/>
              </w:rPr>
              <w:fldChar w:fldCharType="begin"/>
            </w:r>
            <w:r>
              <w:rPr>
                <w:noProof/>
                <w:webHidden/>
              </w:rPr>
              <w:instrText xml:space="preserve"> PAGEREF _Toc444803792 \h </w:instrText>
            </w:r>
          </w:ins>
          <w:r>
            <w:rPr>
              <w:noProof/>
              <w:webHidden/>
            </w:rPr>
          </w:r>
          <w:r>
            <w:rPr>
              <w:noProof/>
              <w:webHidden/>
            </w:rPr>
            <w:fldChar w:fldCharType="separate"/>
          </w:r>
          <w:ins w:id="18" w:author="Gaurav Dutta" w:date="2016-03-03T21:27:00Z">
            <w:r>
              <w:rPr>
                <w:noProof/>
                <w:webHidden/>
              </w:rPr>
              <w:t>6</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9" w:author="Gaurav Dutta" w:date="2016-03-03T21:27:00Z"/>
              <w:rFonts w:eastAsiaTheme="minorEastAsia"/>
              <w:noProof/>
            </w:rPr>
          </w:pPr>
          <w:ins w:id="20"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"_Toc444803793"</w:instrText>
            </w:r>
            <w:r w:rsidRPr="00820A4C">
              <w:rPr>
                <w:rStyle w:val="Hyperlink"/>
                <w:noProof/>
              </w:rPr>
              <w:instrText xml:space="preserve"> </w:instrText>
            </w:r>
            <w:r w:rsidRPr="00820A4C">
              <w:rPr>
                <w:rStyle w:val="Hyperlink"/>
                <w:noProof/>
              </w:rPr>
              <w:fldChar w:fldCharType="separate"/>
            </w:r>
            <w:r w:rsidRPr="00820A4C">
              <w:rPr>
                <w:rStyle w:val="Hyperlink"/>
                <w:b/>
                <w:noProof/>
              </w:rPr>
              <w:t>1.</w:t>
            </w:r>
            <w:r>
              <w:rPr>
                <w:rFonts w:eastAsiaTheme="minorEastAsia"/>
                <w:noProof/>
              </w:rPr>
              <w:tab/>
            </w:r>
            <w:r w:rsidRPr="00820A4C">
              <w:rPr>
                <w:rStyle w:val="Hyperlink"/>
                <w:b/>
                <w:noProof/>
              </w:rPr>
              <w:t>Allotment Process</w:t>
            </w:r>
            <w:r>
              <w:rPr>
                <w:noProof/>
                <w:webHidden/>
              </w:rPr>
              <w:tab/>
            </w:r>
            <w:r>
              <w:rPr>
                <w:noProof/>
                <w:webHidden/>
              </w:rPr>
              <w:fldChar w:fldCharType="begin"/>
            </w:r>
            <w:r>
              <w:rPr>
                <w:noProof/>
                <w:webHidden/>
              </w:rPr>
              <w:instrText xml:space="preserve"> PAGEREF _Toc444803793 \h </w:instrText>
            </w:r>
          </w:ins>
          <w:r>
            <w:rPr>
              <w:noProof/>
              <w:webHidden/>
            </w:rPr>
          </w:r>
          <w:r>
            <w:rPr>
              <w:noProof/>
              <w:webHidden/>
            </w:rPr>
            <w:fldChar w:fldCharType="separate"/>
          </w:r>
          <w:ins w:id="21" w:author="Gaurav Dutta" w:date="2016-03-03T21:27:00Z">
            <w:r>
              <w:rPr>
                <w:noProof/>
                <w:webHidden/>
              </w:rPr>
              <w:t>7</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22" w:author="Gaurav Dutta" w:date="2016-03-03T21:27:00Z"/>
              <w:rFonts w:eastAsiaTheme="minorEastAsia"/>
              <w:noProof/>
            </w:rPr>
          </w:pPr>
          <w:ins w:id="23"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"_Toc444803794"</w:instrText>
            </w:r>
            <w:r w:rsidRPr="00820A4C">
              <w:rPr>
                <w:rStyle w:val="Hyperlink"/>
                <w:noProof/>
              </w:rPr>
              <w:instrText xml:space="preserve"> </w:instrText>
            </w:r>
            <w:r w:rsidRPr="00820A4C">
              <w:rPr>
                <w:rStyle w:val="Hyperlink"/>
                <w:noProof/>
              </w:rPr>
              <w:fldChar w:fldCharType="separate"/>
            </w:r>
            <w:r w:rsidRPr="00820A4C">
              <w:rPr>
                <w:rStyle w:val="Hyperlink"/>
                <w:b/>
                <w:noProof/>
              </w:rPr>
              <w:t>1.1</w:t>
            </w:r>
            <w:r>
              <w:rPr>
                <w:rFonts w:eastAsiaTheme="minorEastAsia"/>
                <w:noProof/>
              </w:rPr>
              <w:tab/>
            </w:r>
            <w:r w:rsidRPr="00820A4C">
              <w:rPr>
                <w:rStyle w:val="Hyperlink"/>
                <w:b/>
                <w:noProof/>
              </w:rPr>
              <w:t>Manage Scheme</w:t>
            </w:r>
            <w:r>
              <w:rPr>
                <w:noProof/>
                <w:webHidden/>
              </w:rPr>
              <w:tab/>
            </w:r>
            <w:r>
              <w:rPr>
                <w:noProof/>
                <w:webHidden/>
              </w:rPr>
              <w:fldChar w:fldCharType="begin"/>
            </w:r>
            <w:r>
              <w:rPr>
                <w:noProof/>
                <w:webHidden/>
              </w:rPr>
              <w:instrText xml:space="preserve"> PAGEREF _Toc444803794 \h </w:instrText>
            </w:r>
          </w:ins>
          <w:r>
            <w:rPr>
              <w:noProof/>
              <w:webHidden/>
            </w:rPr>
          </w:r>
          <w:r>
            <w:rPr>
              <w:noProof/>
              <w:webHidden/>
            </w:rPr>
            <w:fldChar w:fldCharType="separate"/>
          </w:r>
          <w:ins w:id="24" w:author="Gaurav Dutta" w:date="2016-03-03T21:27:00Z">
            <w:r>
              <w:rPr>
                <w:noProof/>
                <w:webHidden/>
              </w:rPr>
              <w:t>8</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25" w:author="Gaurav Dutta" w:date="2016-03-03T21:27:00Z"/>
              <w:rFonts w:eastAsiaTheme="minorEastAsia"/>
              <w:noProof/>
            </w:rPr>
          </w:pPr>
          <w:ins w:id="26"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"_Toc444803798"</w:instrText>
            </w:r>
            <w:r w:rsidRPr="00820A4C">
              <w:rPr>
                <w:rStyle w:val="Hyperlink"/>
                <w:noProof/>
              </w:rPr>
              <w:instrText xml:space="preserve"> </w:instrText>
            </w:r>
            <w:r w:rsidRPr="00820A4C">
              <w:rPr>
                <w:rStyle w:val="Hyperlink"/>
                <w:noProof/>
              </w:rPr>
              <w:fldChar w:fldCharType="separate"/>
            </w:r>
            <w:r w:rsidRPr="00820A4C">
              <w:rPr>
                <w:rStyle w:val="Hyperlink"/>
                <w:b/>
                <w:noProof/>
              </w:rPr>
              <w:t>1.2</w:t>
            </w:r>
            <w:r>
              <w:rPr>
                <w:rFonts w:eastAsiaTheme="minorEastAsia"/>
                <w:noProof/>
              </w:rPr>
              <w:tab/>
            </w:r>
            <w:r w:rsidRPr="00820A4C">
              <w:rPr>
                <w:rStyle w:val="Hyperlink"/>
                <w:b/>
                <w:noProof/>
              </w:rPr>
              <w:t>Manage Notification</w:t>
            </w:r>
            <w:r>
              <w:rPr>
                <w:noProof/>
                <w:webHidden/>
              </w:rPr>
              <w:tab/>
            </w:r>
            <w:r>
              <w:rPr>
                <w:noProof/>
                <w:webHidden/>
              </w:rPr>
              <w:fldChar w:fldCharType="begin"/>
            </w:r>
            <w:r>
              <w:rPr>
                <w:noProof/>
                <w:webHidden/>
              </w:rPr>
              <w:instrText xml:space="preserve"> PAGEREF _Toc444803798 \h </w:instrText>
            </w:r>
          </w:ins>
          <w:r>
            <w:rPr>
              <w:noProof/>
              <w:webHidden/>
            </w:rPr>
          </w:r>
          <w:r>
            <w:rPr>
              <w:noProof/>
              <w:webHidden/>
            </w:rPr>
            <w:fldChar w:fldCharType="separate"/>
          </w:r>
          <w:ins w:id="27" w:author="Gaurav Dutta" w:date="2016-03-03T21:27:00Z">
            <w:r>
              <w:rPr>
                <w:noProof/>
                <w:webHidden/>
              </w:rPr>
              <w:t>8</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28" w:author="Gaurav Dutta" w:date="2016-03-03T21:27:00Z"/>
              <w:rFonts w:eastAsiaTheme="minorEastAsia"/>
              <w:noProof/>
            </w:rPr>
          </w:pPr>
          <w:ins w:id="29"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"_Toc444803801"</w:instrText>
            </w:r>
            <w:r w:rsidRPr="00820A4C">
              <w:rPr>
                <w:rStyle w:val="Hyperlink"/>
                <w:noProof/>
              </w:rPr>
              <w:instrText xml:space="preserve"> </w:instrText>
            </w:r>
            <w:r w:rsidRPr="00820A4C">
              <w:rPr>
                <w:rStyle w:val="Hyperlink"/>
                <w:noProof/>
              </w:rPr>
              <w:fldChar w:fldCharType="separate"/>
            </w:r>
            <w:r w:rsidRPr="00820A4C">
              <w:rPr>
                <w:rStyle w:val="Hyperlink"/>
                <w:b/>
                <w:noProof/>
              </w:rPr>
              <w:t>1.3</w:t>
            </w:r>
            <w:r>
              <w:rPr>
                <w:rFonts w:eastAsiaTheme="minorEastAsia"/>
                <w:noProof/>
              </w:rPr>
              <w:tab/>
            </w:r>
            <w:r w:rsidRPr="00820A4C">
              <w:rPr>
                <w:rStyle w:val="Hyperlink"/>
                <w:b/>
                <w:noProof/>
              </w:rPr>
              <w:t>Manage Application Process</w:t>
            </w:r>
            <w:r>
              <w:rPr>
                <w:noProof/>
                <w:webHidden/>
              </w:rPr>
              <w:tab/>
            </w:r>
            <w:r>
              <w:rPr>
                <w:noProof/>
                <w:webHidden/>
              </w:rPr>
              <w:fldChar w:fldCharType="begin"/>
            </w:r>
            <w:r>
              <w:rPr>
                <w:noProof/>
                <w:webHidden/>
              </w:rPr>
              <w:instrText xml:space="preserve"> PAGEREF _Toc444803801 \h </w:instrText>
            </w:r>
          </w:ins>
          <w:r>
            <w:rPr>
              <w:noProof/>
              <w:webHidden/>
            </w:rPr>
          </w:r>
          <w:r>
            <w:rPr>
              <w:noProof/>
              <w:webHidden/>
            </w:rPr>
            <w:fldChar w:fldCharType="separate"/>
          </w:r>
          <w:ins w:id="30" w:author="Gaurav Dutta" w:date="2016-03-03T21:27:00Z">
            <w:r>
              <w:rPr>
                <w:noProof/>
                <w:webHidden/>
              </w:rPr>
              <w:t>8</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31" w:author="Gaurav Dutta" w:date="2016-03-03T21:27:00Z"/>
              <w:rFonts w:eastAsiaTheme="minorEastAsia"/>
              <w:noProof/>
            </w:rPr>
          </w:pPr>
          <w:ins w:id="32"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"_Toc444803803"</w:instrText>
            </w:r>
            <w:r w:rsidRPr="00820A4C">
              <w:rPr>
                <w:rStyle w:val="Hyperlink"/>
                <w:noProof/>
              </w:rPr>
              <w:instrText xml:space="preserve"> </w:instrText>
            </w:r>
            <w:r w:rsidRPr="00820A4C">
              <w:rPr>
                <w:rStyle w:val="Hyperlink"/>
                <w:noProof/>
              </w:rPr>
              <w:fldChar w:fldCharType="separate"/>
            </w:r>
            <w:r w:rsidRPr="00820A4C">
              <w:rPr>
                <w:rStyle w:val="Hyperlink"/>
                <w:b/>
                <w:noProof/>
              </w:rPr>
              <w:t>1.4</w:t>
            </w:r>
            <w:r>
              <w:rPr>
                <w:rFonts w:eastAsiaTheme="minorEastAsia"/>
                <w:noProof/>
              </w:rPr>
              <w:tab/>
            </w:r>
            <w:r w:rsidRPr="00820A4C">
              <w:rPr>
                <w:rStyle w:val="Hyperlink"/>
                <w:b/>
                <w:noProof/>
              </w:rPr>
              <w:t>Manage Selection Process</w:t>
            </w:r>
            <w:r>
              <w:rPr>
                <w:noProof/>
                <w:webHidden/>
              </w:rPr>
              <w:tab/>
            </w:r>
            <w:r>
              <w:rPr>
                <w:noProof/>
                <w:webHidden/>
              </w:rPr>
              <w:fldChar w:fldCharType="begin"/>
            </w:r>
            <w:r>
              <w:rPr>
                <w:noProof/>
                <w:webHidden/>
              </w:rPr>
              <w:instrText xml:space="preserve"> PAGEREF _Toc444803803 \h </w:instrText>
            </w:r>
          </w:ins>
          <w:r>
            <w:rPr>
              <w:noProof/>
              <w:webHidden/>
            </w:rPr>
          </w:r>
          <w:r>
            <w:rPr>
              <w:noProof/>
              <w:webHidden/>
            </w:rPr>
            <w:fldChar w:fldCharType="separate"/>
          </w:r>
          <w:ins w:id="33" w:author="Gaurav Dutta" w:date="2016-03-03T21:27:00Z">
            <w:r>
              <w:rPr>
                <w:noProof/>
                <w:webHidden/>
              </w:rPr>
              <w:t>8</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34" w:author="Gaurav Dutta" w:date="2016-03-03T21:27:00Z"/>
              <w:rFonts w:eastAsiaTheme="minorEastAsia"/>
              <w:noProof/>
            </w:rPr>
          </w:pPr>
          <w:ins w:id="35"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"_Toc444803810"</w:instrText>
            </w:r>
            <w:r w:rsidRPr="00820A4C">
              <w:rPr>
                <w:rStyle w:val="Hyperlink"/>
                <w:noProof/>
              </w:rPr>
              <w:instrText xml:space="preserve"> </w:instrText>
            </w:r>
            <w:r w:rsidRPr="00820A4C">
              <w:rPr>
                <w:rStyle w:val="Hyperlink"/>
                <w:noProof/>
              </w:rPr>
              <w:fldChar w:fldCharType="separate"/>
            </w:r>
            <w:r w:rsidRPr="00820A4C">
              <w:rPr>
                <w:rStyle w:val="Hyperlink"/>
                <w:b/>
                <w:noProof/>
              </w:rPr>
              <w:t>1.5</w:t>
            </w:r>
            <w:r>
              <w:rPr>
                <w:rFonts w:eastAsiaTheme="minorEastAsia"/>
                <w:noProof/>
              </w:rPr>
              <w:tab/>
            </w:r>
            <w:r w:rsidRPr="00820A4C">
              <w:rPr>
                <w:rStyle w:val="Hyperlink"/>
                <w:b/>
                <w:noProof/>
              </w:rPr>
              <w:t>Allotment &amp; Payment</w:t>
            </w:r>
            <w:r>
              <w:rPr>
                <w:noProof/>
                <w:webHidden/>
              </w:rPr>
              <w:tab/>
            </w:r>
            <w:r>
              <w:rPr>
                <w:noProof/>
                <w:webHidden/>
              </w:rPr>
              <w:fldChar w:fldCharType="begin"/>
            </w:r>
            <w:r>
              <w:rPr>
                <w:noProof/>
                <w:webHidden/>
              </w:rPr>
              <w:instrText xml:space="preserve"> PAGEREF _Toc444803810 \h </w:instrText>
            </w:r>
          </w:ins>
          <w:r>
            <w:rPr>
              <w:noProof/>
              <w:webHidden/>
            </w:rPr>
          </w:r>
          <w:r>
            <w:rPr>
              <w:noProof/>
              <w:webHidden/>
            </w:rPr>
            <w:fldChar w:fldCharType="separate"/>
          </w:r>
          <w:ins w:id="36" w:author="Gaurav Dutta" w:date="2016-03-03T21:27:00Z">
            <w:r>
              <w:rPr>
                <w:noProof/>
                <w:webHidden/>
              </w:rPr>
              <w:t>9</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37" w:author="Gaurav Dutta" w:date="2016-03-03T21:27:00Z"/>
              <w:rFonts w:eastAsiaTheme="minorEastAsia"/>
              <w:noProof/>
            </w:rPr>
          </w:pPr>
          <w:ins w:id="38"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"_Toc444803817"</w:instrText>
            </w:r>
            <w:r w:rsidRPr="00820A4C">
              <w:rPr>
                <w:rStyle w:val="Hyperlink"/>
                <w:noProof/>
              </w:rPr>
              <w:instrText xml:space="preserve"> </w:instrText>
            </w:r>
            <w:r w:rsidRPr="00820A4C">
              <w:rPr>
                <w:rStyle w:val="Hyperlink"/>
                <w:noProof/>
              </w:rPr>
              <w:fldChar w:fldCharType="separate"/>
            </w:r>
            <w:r w:rsidRPr="00820A4C">
              <w:rPr>
                <w:rStyle w:val="Hyperlink"/>
                <w:b/>
                <w:noProof/>
              </w:rPr>
              <w:t>1.6</w:t>
            </w:r>
            <w:r>
              <w:rPr>
                <w:rFonts w:eastAsiaTheme="minorEastAsia"/>
                <w:noProof/>
              </w:rPr>
              <w:tab/>
            </w:r>
            <w:r w:rsidRPr="00820A4C">
              <w:rPr>
                <w:rStyle w:val="Hyperlink"/>
                <w:b/>
                <w:noProof/>
              </w:rPr>
              <w:t>Business Rules for Allotment</w:t>
            </w:r>
            <w:r>
              <w:rPr>
                <w:noProof/>
                <w:webHidden/>
              </w:rPr>
              <w:tab/>
            </w:r>
            <w:r>
              <w:rPr>
                <w:noProof/>
                <w:webHidden/>
              </w:rPr>
              <w:fldChar w:fldCharType="begin"/>
            </w:r>
            <w:r>
              <w:rPr>
                <w:noProof/>
                <w:webHidden/>
              </w:rPr>
              <w:instrText xml:space="preserve"> PAGEREF _Toc444803817 \h </w:instrText>
            </w:r>
          </w:ins>
          <w:r>
            <w:rPr>
              <w:noProof/>
              <w:webHidden/>
            </w:rPr>
          </w:r>
          <w:r>
            <w:rPr>
              <w:noProof/>
              <w:webHidden/>
            </w:rPr>
            <w:fldChar w:fldCharType="separate"/>
          </w:r>
          <w:ins w:id="39" w:author="Gaurav Dutta" w:date="2016-03-03T21:27:00Z">
            <w:r>
              <w:rPr>
                <w:noProof/>
                <w:webHidden/>
              </w:rPr>
              <w:t>9</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40" w:author="Gaurav Dutta" w:date="2016-03-03T21:27:00Z"/>
              <w:rFonts w:eastAsiaTheme="minorEastAsia"/>
              <w:noProof/>
            </w:rPr>
          </w:pPr>
          <w:ins w:id="41"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"_Toc444803818"</w:instrText>
            </w:r>
            <w:r w:rsidRPr="00820A4C">
              <w:rPr>
                <w:rStyle w:val="Hyperlink"/>
                <w:noProof/>
              </w:rPr>
              <w:instrText xml:space="preserve"> </w:instrText>
            </w:r>
            <w:r w:rsidRPr="00820A4C">
              <w:rPr>
                <w:rStyle w:val="Hyperlink"/>
                <w:noProof/>
              </w:rPr>
              <w:fldChar w:fldCharType="separate"/>
            </w:r>
            <w:r w:rsidRPr="00820A4C">
              <w:rPr>
                <w:rStyle w:val="Hyperlink"/>
                <w:b/>
                <w:noProof/>
              </w:rPr>
              <w:t>2.</w:t>
            </w:r>
            <w:r>
              <w:rPr>
                <w:rFonts w:eastAsiaTheme="minorEastAsia"/>
                <w:noProof/>
              </w:rPr>
              <w:tab/>
            </w:r>
            <w:r w:rsidRPr="00820A4C">
              <w:rPr>
                <w:rStyle w:val="Hyperlink"/>
                <w:b/>
                <w:noProof/>
              </w:rPr>
              <w:t>Request for Lease Deed Execution</w:t>
            </w:r>
            <w:r>
              <w:rPr>
                <w:noProof/>
                <w:webHidden/>
              </w:rPr>
              <w:tab/>
            </w:r>
            <w:r>
              <w:rPr>
                <w:noProof/>
                <w:webHidden/>
              </w:rPr>
              <w:fldChar w:fldCharType="begin"/>
            </w:r>
            <w:r>
              <w:rPr>
                <w:noProof/>
                <w:webHidden/>
              </w:rPr>
              <w:instrText xml:space="preserve"> PAGEREF _Toc444803818 \h </w:instrText>
            </w:r>
          </w:ins>
          <w:r>
            <w:rPr>
              <w:noProof/>
              <w:webHidden/>
            </w:rPr>
          </w:r>
          <w:r>
            <w:rPr>
              <w:noProof/>
              <w:webHidden/>
            </w:rPr>
            <w:fldChar w:fldCharType="separate"/>
          </w:r>
          <w:ins w:id="42" w:author="Gaurav Dutta" w:date="2016-03-03T21:27:00Z">
            <w:r>
              <w:rPr>
                <w:noProof/>
                <w:webHidden/>
              </w:rPr>
              <w:t>12</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43" w:author="Gaurav Dutta" w:date="2016-03-03T21:27:00Z"/>
              <w:rFonts w:eastAsiaTheme="minorEastAsia"/>
              <w:noProof/>
            </w:rPr>
          </w:pPr>
          <w:ins w:id="44"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"_Toc444803819"</w:instrText>
            </w:r>
            <w:r w:rsidRPr="00820A4C">
              <w:rPr>
                <w:rStyle w:val="Hyperlink"/>
                <w:noProof/>
              </w:rPr>
              <w:instrText xml:space="preserve"> </w:instrText>
            </w:r>
            <w:r w:rsidRPr="00820A4C">
              <w:rPr>
                <w:rStyle w:val="Hyperlink"/>
                <w:noProof/>
              </w:rPr>
              <w:fldChar w:fldCharType="separate"/>
            </w:r>
            <w:r w:rsidRPr="00820A4C">
              <w:rPr>
                <w:rStyle w:val="Hyperlink"/>
                <w:b/>
                <w:noProof/>
              </w:rPr>
              <w:t>2.1</w:t>
            </w:r>
            <w:r>
              <w:rPr>
                <w:rFonts w:eastAsiaTheme="minorEastAsia"/>
                <w:noProof/>
              </w:rPr>
              <w:tab/>
            </w:r>
            <w:r w:rsidRPr="00820A4C">
              <w:rPr>
                <w:rStyle w:val="Hyperlink"/>
                <w:b/>
                <w:noProof/>
              </w:rPr>
              <w:t>Manage Lease Deed execution</w:t>
            </w:r>
            <w:r>
              <w:rPr>
                <w:noProof/>
                <w:webHidden/>
              </w:rPr>
              <w:tab/>
            </w:r>
            <w:r>
              <w:rPr>
                <w:noProof/>
                <w:webHidden/>
              </w:rPr>
              <w:fldChar w:fldCharType="begin"/>
            </w:r>
            <w:r>
              <w:rPr>
                <w:noProof/>
                <w:webHidden/>
              </w:rPr>
              <w:instrText xml:space="preserve"> PAGEREF _Toc444803819 \h </w:instrText>
            </w:r>
          </w:ins>
          <w:r>
            <w:rPr>
              <w:noProof/>
              <w:webHidden/>
            </w:rPr>
          </w:r>
          <w:r>
            <w:rPr>
              <w:noProof/>
              <w:webHidden/>
            </w:rPr>
            <w:fldChar w:fldCharType="separate"/>
          </w:r>
          <w:ins w:id="45" w:author="Gaurav Dutta" w:date="2016-03-03T21:27:00Z">
            <w:r>
              <w:rPr>
                <w:noProof/>
                <w:webHidden/>
              </w:rPr>
              <w:t>13</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46" w:author="Gaurav Dutta" w:date="2016-03-03T21:27:00Z"/>
              <w:rFonts w:eastAsiaTheme="minorEastAsia"/>
              <w:noProof/>
            </w:rPr>
          </w:pPr>
          <w:ins w:id="47"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"_Toc444803841"</w:instrText>
            </w:r>
            <w:r w:rsidRPr="00820A4C">
              <w:rPr>
                <w:rStyle w:val="Hyperlink"/>
                <w:noProof/>
              </w:rPr>
              <w:instrText xml:space="preserve"> </w:instrText>
            </w:r>
            <w:r w:rsidRPr="00820A4C">
              <w:rPr>
                <w:rStyle w:val="Hyperlink"/>
                <w:noProof/>
              </w:rPr>
              <w:fldChar w:fldCharType="separate"/>
            </w:r>
            <w:r w:rsidRPr="00820A4C">
              <w:rPr>
                <w:rStyle w:val="Hyperlink"/>
                <w:b/>
                <w:noProof/>
              </w:rPr>
              <w:t>2.2</w:t>
            </w:r>
            <w:r>
              <w:rPr>
                <w:rFonts w:eastAsiaTheme="minorEastAsia"/>
                <w:noProof/>
              </w:rPr>
              <w:tab/>
            </w:r>
            <w:r w:rsidRPr="00820A4C">
              <w:rPr>
                <w:rStyle w:val="Hyperlink"/>
                <w:b/>
                <w:noProof/>
              </w:rPr>
              <w:t>Business Rules for Lease Deed</w:t>
            </w:r>
            <w:r>
              <w:rPr>
                <w:noProof/>
                <w:webHidden/>
              </w:rPr>
              <w:tab/>
            </w:r>
            <w:r>
              <w:rPr>
                <w:noProof/>
                <w:webHidden/>
              </w:rPr>
              <w:fldChar w:fldCharType="begin"/>
            </w:r>
            <w:r>
              <w:rPr>
                <w:noProof/>
                <w:webHidden/>
              </w:rPr>
              <w:instrText xml:space="preserve"> PAGEREF _Toc444803841 \h </w:instrText>
            </w:r>
          </w:ins>
          <w:r>
            <w:rPr>
              <w:noProof/>
              <w:webHidden/>
            </w:rPr>
          </w:r>
          <w:r>
            <w:rPr>
              <w:noProof/>
              <w:webHidden/>
            </w:rPr>
            <w:fldChar w:fldCharType="separate"/>
          </w:r>
          <w:ins w:id="48" w:author="Gaurav Dutta" w:date="2016-03-03T21:27:00Z">
            <w:r>
              <w:rPr>
                <w:noProof/>
                <w:webHidden/>
              </w:rPr>
              <w:t>13</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49" w:author="Gaurav Dutta" w:date="2016-03-03T21:27:00Z"/>
              <w:rFonts w:eastAsiaTheme="minorEastAsia"/>
              <w:noProof/>
            </w:rPr>
          </w:pPr>
          <w:ins w:id="50"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"_Toc444803842"</w:instrText>
            </w:r>
            <w:r w:rsidRPr="00820A4C">
              <w:rPr>
                <w:rStyle w:val="Hyperlink"/>
                <w:noProof/>
              </w:rPr>
              <w:instrText xml:space="preserve"> </w:instrText>
            </w:r>
            <w:r w:rsidRPr="00820A4C">
              <w:rPr>
                <w:rStyle w:val="Hyperlink"/>
                <w:noProof/>
              </w:rPr>
              <w:fldChar w:fldCharType="separate"/>
            </w:r>
            <w:r w:rsidRPr="00820A4C">
              <w:rPr>
                <w:rStyle w:val="Hyperlink"/>
                <w:b/>
                <w:noProof/>
              </w:rPr>
              <w:t>3.</w:t>
            </w:r>
            <w:r>
              <w:rPr>
                <w:rFonts w:eastAsiaTheme="minorEastAsia"/>
                <w:noProof/>
              </w:rPr>
              <w:tab/>
            </w:r>
            <w:r w:rsidRPr="00820A4C">
              <w:rPr>
                <w:rStyle w:val="Hyperlink"/>
                <w:b/>
                <w:noProof/>
              </w:rPr>
              <w:t>Possession Certificate Request</w:t>
            </w:r>
            <w:r>
              <w:rPr>
                <w:noProof/>
                <w:webHidden/>
              </w:rPr>
              <w:tab/>
            </w:r>
            <w:r>
              <w:rPr>
                <w:noProof/>
                <w:webHidden/>
              </w:rPr>
              <w:fldChar w:fldCharType="begin"/>
            </w:r>
            <w:r>
              <w:rPr>
                <w:noProof/>
                <w:webHidden/>
              </w:rPr>
              <w:instrText xml:space="preserve"> PAGEREF _Toc444803842 \h </w:instrText>
            </w:r>
          </w:ins>
          <w:r>
            <w:rPr>
              <w:noProof/>
              <w:webHidden/>
            </w:rPr>
          </w:r>
          <w:r>
            <w:rPr>
              <w:noProof/>
              <w:webHidden/>
            </w:rPr>
            <w:fldChar w:fldCharType="separate"/>
          </w:r>
          <w:ins w:id="51" w:author="Gaurav Dutta" w:date="2016-03-03T21:27:00Z">
            <w:r>
              <w:rPr>
                <w:noProof/>
                <w:webHidden/>
              </w:rPr>
              <w:t>14</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52" w:author="Gaurav Dutta" w:date="2016-03-03T21:27:00Z"/>
              <w:rFonts w:eastAsiaTheme="minorEastAsia"/>
              <w:noProof/>
            </w:rPr>
          </w:pPr>
          <w:ins w:id="53"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"_Toc444803843"</w:instrText>
            </w:r>
            <w:r w:rsidRPr="00820A4C">
              <w:rPr>
                <w:rStyle w:val="Hyperlink"/>
                <w:noProof/>
              </w:rPr>
              <w:instrText xml:space="preserve"> </w:instrText>
            </w:r>
            <w:r w:rsidRPr="00820A4C">
              <w:rPr>
                <w:rStyle w:val="Hyperlink"/>
                <w:noProof/>
              </w:rPr>
              <w:fldChar w:fldCharType="separate"/>
            </w:r>
            <w:r w:rsidRPr="00820A4C">
              <w:rPr>
                <w:rStyle w:val="Hyperlink"/>
                <w:b/>
                <w:noProof/>
              </w:rPr>
              <w:t>3.1</w:t>
            </w:r>
            <w:r>
              <w:rPr>
                <w:rFonts w:eastAsiaTheme="minorEastAsia"/>
                <w:noProof/>
              </w:rPr>
              <w:tab/>
            </w:r>
            <w:r w:rsidRPr="00820A4C">
              <w:rPr>
                <w:rStyle w:val="Hyperlink"/>
                <w:b/>
                <w:noProof/>
              </w:rPr>
              <w:t>Possession Order Request</w:t>
            </w:r>
            <w:r>
              <w:rPr>
                <w:noProof/>
                <w:webHidden/>
              </w:rPr>
              <w:tab/>
            </w:r>
            <w:r>
              <w:rPr>
                <w:noProof/>
                <w:webHidden/>
              </w:rPr>
              <w:fldChar w:fldCharType="begin"/>
            </w:r>
            <w:r>
              <w:rPr>
                <w:noProof/>
                <w:webHidden/>
              </w:rPr>
              <w:instrText xml:space="preserve"> PAGEREF _Toc444803843 \h </w:instrText>
            </w:r>
          </w:ins>
          <w:r>
            <w:rPr>
              <w:noProof/>
              <w:webHidden/>
            </w:rPr>
          </w:r>
          <w:r>
            <w:rPr>
              <w:noProof/>
              <w:webHidden/>
            </w:rPr>
            <w:fldChar w:fldCharType="separate"/>
          </w:r>
          <w:ins w:id="54" w:author="Gaurav Dutta" w:date="2016-03-03T21:27:00Z">
            <w:r>
              <w:rPr>
                <w:noProof/>
                <w:webHidden/>
              </w:rPr>
              <w:t>15</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55" w:author="Gaurav Dutta" w:date="2016-03-03T21:27:00Z"/>
              <w:rFonts w:eastAsiaTheme="minorEastAsia"/>
              <w:noProof/>
            </w:rPr>
          </w:pPr>
          <w:ins w:id="56"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"_Toc444803844"</w:instrText>
            </w:r>
            <w:r w:rsidRPr="00820A4C">
              <w:rPr>
                <w:rStyle w:val="Hyperlink"/>
                <w:noProof/>
              </w:rPr>
              <w:instrText xml:space="preserve"> </w:instrText>
            </w:r>
            <w:r w:rsidRPr="00820A4C">
              <w:rPr>
                <w:rStyle w:val="Hyperlink"/>
                <w:noProof/>
              </w:rPr>
              <w:fldChar w:fldCharType="separate"/>
            </w:r>
            <w:r w:rsidRPr="00820A4C">
              <w:rPr>
                <w:rStyle w:val="Hyperlink"/>
                <w:b/>
                <w:noProof/>
              </w:rPr>
              <w:t>3.2</w:t>
            </w:r>
            <w:r>
              <w:rPr>
                <w:rFonts w:eastAsiaTheme="minorEastAsia"/>
                <w:noProof/>
              </w:rPr>
              <w:tab/>
            </w:r>
            <w:r w:rsidRPr="00820A4C">
              <w:rPr>
                <w:rStyle w:val="Hyperlink"/>
                <w:b/>
                <w:noProof/>
              </w:rPr>
              <w:t>Possession Request Approval</w:t>
            </w:r>
            <w:r>
              <w:rPr>
                <w:noProof/>
                <w:webHidden/>
              </w:rPr>
              <w:tab/>
            </w:r>
            <w:r>
              <w:rPr>
                <w:noProof/>
                <w:webHidden/>
              </w:rPr>
              <w:fldChar w:fldCharType="begin"/>
            </w:r>
            <w:r>
              <w:rPr>
                <w:noProof/>
                <w:webHidden/>
              </w:rPr>
              <w:instrText xml:space="preserve"> PAGEREF _Toc444803844 \h </w:instrText>
            </w:r>
          </w:ins>
          <w:r>
            <w:rPr>
              <w:noProof/>
              <w:webHidden/>
            </w:rPr>
          </w:r>
          <w:r>
            <w:rPr>
              <w:noProof/>
              <w:webHidden/>
            </w:rPr>
            <w:fldChar w:fldCharType="separate"/>
          </w:r>
          <w:ins w:id="57" w:author="Gaurav Dutta" w:date="2016-03-03T21:27:00Z">
            <w:r>
              <w:rPr>
                <w:noProof/>
                <w:webHidden/>
              </w:rPr>
              <w:t>15</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58" w:author="Gaurav Dutta" w:date="2016-03-03T21:27:00Z"/>
              <w:rFonts w:eastAsiaTheme="minorEastAsia"/>
              <w:noProof/>
            </w:rPr>
          </w:pPr>
          <w:ins w:id="59"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"_Toc444803845"</w:instrText>
            </w:r>
            <w:r w:rsidRPr="00820A4C">
              <w:rPr>
                <w:rStyle w:val="Hyperlink"/>
                <w:noProof/>
              </w:rPr>
              <w:instrText xml:space="preserve"> </w:instrText>
            </w:r>
            <w:r w:rsidRPr="00820A4C">
              <w:rPr>
                <w:rStyle w:val="Hyperlink"/>
                <w:noProof/>
              </w:rPr>
              <w:fldChar w:fldCharType="separate"/>
            </w:r>
            <w:r w:rsidRPr="00820A4C">
              <w:rPr>
                <w:rStyle w:val="Hyperlink"/>
                <w:b/>
                <w:noProof/>
              </w:rPr>
              <w:t>3.3</w:t>
            </w:r>
            <w:r>
              <w:rPr>
                <w:rFonts w:eastAsiaTheme="minorEastAsia"/>
                <w:noProof/>
              </w:rPr>
              <w:tab/>
            </w:r>
            <w:r w:rsidRPr="00820A4C">
              <w:rPr>
                <w:rStyle w:val="Hyperlink"/>
                <w:b/>
                <w:noProof/>
              </w:rPr>
              <w:t>Business Rules for Possession</w:t>
            </w:r>
            <w:r>
              <w:rPr>
                <w:noProof/>
                <w:webHidden/>
              </w:rPr>
              <w:tab/>
            </w:r>
            <w:r>
              <w:rPr>
                <w:noProof/>
                <w:webHidden/>
              </w:rPr>
              <w:fldChar w:fldCharType="begin"/>
            </w:r>
            <w:r>
              <w:rPr>
                <w:noProof/>
                <w:webHidden/>
              </w:rPr>
              <w:instrText xml:space="preserve"> PAGEREF _Toc444803845 \h </w:instrText>
            </w:r>
          </w:ins>
          <w:r>
            <w:rPr>
              <w:noProof/>
              <w:webHidden/>
            </w:rPr>
          </w:r>
          <w:r>
            <w:rPr>
              <w:noProof/>
              <w:webHidden/>
            </w:rPr>
            <w:fldChar w:fldCharType="separate"/>
          </w:r>
          <w:ins w:id="60" w:author="Gaurav Dutta" w:date="2016-03-03T21:27:00Z">
            <w:r>
              <w:rPr>
                <w:noProof/>
                <w:webHidden/>
              </w:rPr>
              <w:t>15</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61" w:author="Gaurav Dutta" w:date="2016-03-03T21:27:00Z"/>
              <w:rFonts w:eastAsiaTheme="minorEastAsia"/>
              <w:noProof/>
            </w:rPr>
          </w:pPr>
          <w:ins w:id="62"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"_Toc444803846"</w:instrText>
            </w:r>
            <w:r w:rsidRPr="00820A4C">
              <w:rPr>
                <w:rStyle w:val="Hyperlink"/>
                <w:noProof/>
              </w:rPr>
              <w:instrText xml:space="preserve"> </w:instrText>
            </w:r>
            <w:r w:rsidRPr="00820A4C">
              <w:rPr>
                <w:rStyle w:val="Hyperlink"/>
                <w:noProof/>
              </w:rPr>
              <w:fldChar w:fldCharType="separate"/>
            </w:r>
            <w:r w:rsidRPr="00820A4C">
              <w:rPr>
                <w:rStyle w:val="Hyperlink"/>
                <w:b/>
                <w:noProof/>
              </w:rPr>
              <w:t>4.</w:t>
            </w:r>
            <w:r>
              <w:rPr>
                <w:rFonts w:eastAsiaTheme="minorEastAsia"/>
                <w:noProof/>
              </w:rPr>
              <w:tab/>
            </w:r>
            <w:r w:rsidRPr="00820A4C">
              <w:rPr>
                <w:rStyle w:val="Hyperlink"/>
                <w:b/>
                <w:noProof/>
              </w:rPr>
              <w:t>Request of Completion Certificate</w:t>
            </w:r>
            <w:r>
              <w:rPr>
                <w:noProof/>
                <w:webHidden/>
              </w:rPr>
              <w:tab/>
            </w:r>
            <w:r>
              <w:rPr>
                <w:noProof/>
                <w:webHidden/>
              </w:rPr>
              <w:fldChar w:fldCharType="begin"/>
            </w:r>
            <w:r>
              <w:rPr>
                <w:noProof/>
                <w:webHidden/>
              </w:rPr>
              <w:instrText xml:space="preserve"> PAGEREF _Toc444803846 \h </w:instrText>
            </w:r>
          </w:ins>
          <w:r>
            <w:rPr>
              <w:noProof/>
              <w:webHidden/>
            </w:rPr>
          </w:r>
          <w:r>
            <w:rPr>
              <w:noProof/>
              <w:webHidden/>
            </w:rPr>
            <w:fldChar w:fldCharType="separate"/>
          </w:r>
          <w:ins w:id="63" w:author="Gaurav Dutta" w:date="2016-03-03T21:27:00Z">
            <w:r>
              <w:rPr>
                <w:noProof/>
                <w:webHidden/>
              </w:rPr>
              <w:t>17</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64" w:author="Gaurav Dutta" w:date="2016-03-03T21:27:00Z"/>
              <w:rFonts w:eastAsiaTheme="minorEastAsia"/>
              <w:noProof/>
            </w:rPr>
          </w:pPr>
          <w:ins w:id="65"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"_Toc444803847"</w:instrText>
            </w:r>
            <w:r w:rsidRPr="00820A4C">
              <w:rPr>
                <w:rStyle w:val="Hyperlink"/>
                <w:noProof/>
              </w:rPr>
              <w:instrText xml:space="preserve"> </w:instrText>
            </w:r>
            <w:r w:rsidRPr="00820A4C">
              <w:rPr>
                <w:rStyle w:val="Hyperlink"/>
                <w:noProof/>
              </w:rPr>
              <w:fldChar w:fldCharType="separate"/>
            </w:r>
            <w:r w:rsidRPr="00820A4C">
              <w:rPr>
                <w:rStyle w:val="Hyperlink"/>
                <w:b/>
                <w:noProof/>
              </w:rPr>
              <w:t>4.1</w:t>
            </w:r>
            <w:r>
              <w:rPr>
                <w:rFonts w:eastAsiaTheme="minorEastAsia"/>
                <w:noProof/>
              </w:rPr>
              <w:tab/>
            </w:r>
            <w:r w:rsidRPr="00820A4C">
              <w:rPr>
                <w:rStyle w:val="Hyperlink"/>
                <w:b/>
                <w:noProof/>
              </w:rPr>
              <w:t>Completion Certificate Request</w:t>
            </w:r>
            <w:r>
              <w:rPr>
                <w:noProof/>
                <w:webHidden/>
              </w:rPr>
              <w:tab/>
            </w:r>
            <w:r>
              <w:rPr>
                <w:noProof/>
                <w:webHidden/>
              </w:rPr>
              <w:fldChar w:fldCharType="begin"/>
            </w:r>
            <w:r>
              <w:rPr>
                <w:noProof/>
                <w:webHidden/>
              </w:rPr>
              <w:instrText xml:space="preserve"> PAGEREF _Toc444803847 \h </w:instrText>
            </w:r>
          </w:ins>
          <w:r>
            <w:rPr>
              <w:noProof/>
              <w:webHidden/>
            </w:rPr>
          </w:r>
          <w:r>
            <w:rPr>
              <w:noProof/>
              <w:webHidden/>
            </w:rPr>
            <w:fldChar w:fldCharType="separate"/>
          </w:r>
          <w:ins w:id="66" w:author="Gaurav Dutta" w:date="2016-03-03T21:27:00Z">
            <w:r>
              <w:rPr>
                <w:noProof/>
                <w:webHidden/>
              </w:rPr>
              <w:t>18</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67" w:author="Gaurav Dutta" w:date="2016-03-03T21:27:00Z"/>
              <w:rFonts w:eastAsiaTheme="minorEastAsia"/>
              <w:noProof/>
            </w:rPr>
          </w:pPr>
          <w:ins w:id="68"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"_Toc444803848"</w:instrText>
            </w:r>
            <w:r w:rsidRPr="00820A4C">
              <w:rPr>
                <w:rStyle w:val="Hyperlink"/>
                <w:noProof/>
              </w:rPr>
              <w:instrText xml:space="preserve"> </w:instrText>
            </w:r>
            <w:r w:rsidRPr="00820A4C">
              <w:rPr>
                <w:rStyle w:val="Hyperlink"/>
                <w:noProof/>
              </w:rPr>
              <w:fldChar w:fldCharType="separate"/>
            </w:r>
            <w:r w:rsidRPr="00820A4C">
              <w:rPr>
                <w:rStyle w:val="Hyperlink"/>
                <w:b/>
                <w:noProof/>
              </w:rPr>
              <w:t>4.2</w:t>
            </w:r>
            <w:r>
              <w:rPr>
                <w:rFonts w:eastAsiaTheme="minorEastAsia"/>
                <w:noProof/>
              </w:rPr>
              <w:tab/>
            </w:r>
            <w:r w:rsidRPr="00820A4C">
              <w:rPr>
                <w:rStyle w:val="Hyperlink"/>
                <w:b/>
                <w:noProof/>
              </w:rPr>
              <w:t>Completion Request Approval</w:t>
            </w:r>
            <w:r>
              <w:rPr>
                <w:noProof/>
                <w:webHidden/>
              </w:rPr>
              <w:tab/>
            </w:r>
            <w:r>
              <w:rPr>
                <w:noProof/>
                <w:webHidden/>
              </w:rPr>
              <w:fldChar w:fldCharType="begin"/>
            </w:r>
            <w:r>
              <w:rPr>
                <w:noProof/>
                <w:webHidden/>
              </w:rPr>
              <w:instrText xml:space="preserve"> PAGEREF _Toc444803848 \h </w:instrText>
            </w:r>
          </w:ins>
          <w:r>
            <w:rPr>
              <w:noProof/>
              <w:webHidden/>
            </w:rPr>
          </w:r>
          <w:r>
            <w:rPr>
              <w:noProof/>
              <w:webHidden/>
            </w:rPr>
            <w:fldChar w:fldCharType="separate"/>
          </w:r>
          <w:ins w:id="69" w:author="Gaurav Dutta" w:date="2016-03-03T21:27:00Z">
            <w:r>
              <w:rPr>
                <w:noProof/>
                <w:webHidden/>
              </w:rPr>
              <w:t>18</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70" w:author="Gaurav Dutta" w:date="2016-03-03T21:27:00Z"/>
              <w:rFonts w:eastAsiaTheme="minorEastAsia"/>
              <w:noProof/>
            </w:rPr>
          </w:pPr>
          <w:ins w:id="71"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"_Toc444803849"</w:instrText>
            </w:r>
            <w:r w:rsidRPr="00820A4C">
              <w:rPr>
                <w:rStyle w:val="Hyperlink"/>
                <w:noProof/>
              </w:rPr>
              <w:instrText xml:space="preserve"> </w:instrText>
            </w:r>
            <w:r w:rsidRPr="00820A4C">
              <w:rPr>
                <w:rStyle w:val="Hyperlink"/>
                <w:noProof/>
              </w:rPr>
              <w:fldChar w:fldCharType="separate"/>
            </w:r>
            <w:r w:rsidRPr="00820A4C">
              <w:rPr>
                <w:rStyle w:val="Hyperlink"/>
                <w:b/>
                <w:noProof/>
              </w:rPr>
              <w:t>4.3</w:t>
            </w:r>
            <w:r>
              <w:rPr>
                <w:rFonts w:eastAsiaTheme="minorEastAsia"/>
                <w:noProof/>
              </w:rPr>
              <w:tab/>
            </w:r>
            <w:r w:rsidRPr="00820A4C">
              <w:rPr>
                <w:rStyle w:val="Hyperlink"/>
                <w:b/>
                <w:noProof/>
              </w:rPr>
              <w:t>Business Rules for Completion Certificate</w:t>
            </w:r>
            <w:r>
              <w:rPr>
                <w:noProof/>
                <w:webHidden/>
              </w:rPr>
              <w:tab/>
            </w:r>
            <w:r>
              <w:rPr>
                <w:noProof/>
                <w:webHidden/>
              </w:rPr>
              <w:fldChar w:fldCharType="begin"/>
            </w:r>
            <w:r>
              <w:rPr>
                <w:noProof/>
                <w:webHidden/>
              </w:rPr>
              <w:instrText xml:space="preserve"> PAGEREF _Toc444803849 \h </w:instrText>
            </w:r>
          </w:ins>
          <w:r>
            <w:rPr>
              <w:noProof/>
              <w:webHidden/>
            </w:rPr>
          </w:r>
          <w:r>
            <w:rPr>
              <w:noProof/>
              <w:webHidden/>
            </w:rPr>
            <w:fldChar w:fldCharType="separate"/>
          </w:r>
          <w:ins w:id="72" w:author="Gaurav Dutta" w:date="2016-03-03T21:27:00Z">
            <w:r>
              <w:rPr>
                <w:noProof/>
                <w:webHidden/>
              </w:rPr>
              <w:t>18</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73" w:author="Gaurav Dutta" w:date="2016-03-03T21:27:00Z"/>
              <w:rFonts w:eastAsiaTheme="minorEastAsia"/>
              <w:noProof/>
            </w:rPr>
          </w:pPr>
          <w:ins w:id="74"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"_Toc444803860"</w:instrText>
            </w:r>
            <w:r w:rsidRPr="00820A4C">
              <w:rPr>
                <w:rStyle w:val="Hyperlink"/>
                <w:noProof/>
              </w:rPr>
              <w:instrText xml:space="preserve"> </w:instrText>
            </w:r>
            <w:r w:rsidRPr="00820A4C">
              <w:rPr>
                <w:rStyle w:val="Hyperlink"/>
                <w:noProof/>
              </w:rPr>
              <w:fldChar w:fldCharType="separate"/>
            </w:r>
            <w:r w:rsidRPr="00820A4C">
              <w:rPr>
                <w:rStyle w:val="Hyperlink"/>
                <w:b/>
                <w:noProof/>
              </w:rPr>
              <w:t>5</w:t>
            </w:r>
            <w:r>
              <w:rPr>
                <w:rFonts w:eastAsiaTheme="minorEastAsia"/>
                <w:noProof/>
              </w:rPr>
              <w:tab/>
            </w:r>
            <w:r w:rsidRPr="00820A4C">
              <w:rPr>
                <w:rStyle w:val="Hyperlink"/>
                <w:b/>
                <w:noProof/>
              </w:rPr>
              <w:t>Request for Functional Certificate</w:t>
            </w:r>
            <w:r>
              <w:rPr>
                <w:noProof/>
                <w:webHidden/>
              </w:rPr>
              <w:tab/>
            </w:r>
            <w:r>
              <w:rPr>
                <w:noProof/>
                <w:webHidden/>
              </w:rPr>
              <w:fldChar w:fldCharType="begin"/>
            </w:r>
            <w:r>
              <w:rPr>
                <w:noProof/>
                <w:webHidden/>
              </w:rPr>
              <w:instrText xml:space="preserve"> PAGEREF _Toc444803860 \h </w:instrText>
            </w:r>
          </w:ins>
          <w:r>
            <w:rPr>
              <w:noProof/>
              <w:webHidden/>
            </w:rPr>
          </w:r>
          <w:r>
            <w:rPr>
              <w:noProof/>
              <w:webHidden/>
            </w:rPr>
            <w:fldChar w:fldCharType="separate"/>
          </w:r>
          <w:ins w:id="75" w:author="Gaurav Dutta" w:date="2016-03-03T21:27:00Z">
            <w:r>
              <w:rPr>
                <w:noProof/>
                <w:webHidden/>
              </w:rPr>
              <w:t>19</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76" w:author="Gaurav Dutta" w:date="2016-03-03T21:27:00Z"/>
              <w:rFonts w:eastAsiaTheme="minorEastAsia"/>
              <w:noProof/>
            </w:rPr>
          </w:pPr>
          <w:ins w:id="77"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"_Toc444803861"</w:instrText>
            </w:r>
            <w:r w:rsidRPr="00820A4C">
              <w:rPr>
                <w:rStyle w:val="Hyperlink"/>
                <w:noProof/>
              </w:rPr>
              <w:instrText xml:space="preserve"> </w:instrText>
            </w:r>
            <w:r w:rsidRPr="00820A4C">
              <w:rPr>
                <w:rStyle w:val="Hyperlink"/>
                <w:noProof/>
              </w:rPr>
              <w:fldChar w:fldCharType="separate"/>
            </w:r>
            <w:r w:rsidRPr="00820A4C">
              <w:rPr>
                <w:rStyle w:val="Hyperlink"/>
                <w:b/>
                <w:noProof/>
              </w:rPr>
              <w:t>5.1</w:t>
            </w:r>
            <w:r>
              <w:rPr>
                <w:rFonts w:eastAsiaTheme="minorEastAsia"/>
                <w:noProof/>
              </w:rPr>
              <w:tab/>
            </w:r>
            <w:r w:rsidRPr="00820A4C">
              <w:rPr>
                <w:rStyle w:val="Hyperlink"/>
                <w:b/>
                <w:noProof/>
              </w:rPr>
              <w:t>Functional Letter Request</w:t>
            </w:r>
            <w:r>
              <w:rPr>
                <w:noProof/>
                <w:webHidden/>
              </w:rPr>
              <w:tab/>
            </w:r>
            <w:r>
              <w:rPr>
                <w:noProof/>
                <w:webHidden/>
              </w:rPr>
              <w:fldChar w:fldCharType="begin"/>
            </w:r>
            <w:r>
              <w:rPr>
                <w:noProof/>
                <w:webHidden/>
              </w:rPr>
              <w:instrText xml:space="preserve"> PAGEREF _Toc444803861 \h </w:instrText>
            </w:r>
          </w:ins>
          <w:r>
            <w:rPr>
              <w:noProof/>
              <w:webHidden/>
            </w:rPr>
          </w:r>
          <w:r>
            <w:rPr>
              <w:noProof/>
              <w:webHidden/>
            </w:rPr>
            <w:fldChar w:fldCharType="separate"/>
          </w:r>
          <w:ins w:id="78" w:author="Gaurav Dutta" w:date="2016-03-03T21:27:00Z">
            <w:r>
              <w:rPr>
                <w:noProof/>
                <w:webHidden/>
              </w:rPr>
              <w:t>20</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79" w:author="Gaurav Dutta" w:date="2016-03-03T21:27:00Z"/>
              <w:rFonts w:eastAsiaTheme="minorEastAsia"/>
              <w:noProof/>
            </w:rPr>
          </w:pPr>
          <w:ins w:id="80"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"_Toc444803864"</w:instrText>
            </w:r>
            <w:r w:rsidRPr="00820A4C">
              <w:rPr>
                <w:rStyle w:val="Hyperlink"/>
                <w:noProof/>
              </w:rPr>
              <w:instrText xml:space="preserve"> </w:instrText>
            </w:r>
            <w:r w:rsidRPr="00820A4C">
              <w:rPr>
                <w:rStyle w:val="Hyperlink"/>
                <w:noProof/>
              </w:rPr>
              <w:fldChar w:fldCharType="separate"/>
            </w:r>
            <w:r w:rsidRPr="00820A4C">
              <w:rPr>
                <w:rStyle w:val="Hyperlink"/>
                <w:b/>
                <w:noProof/>
              </w:rPr>
              <w:t>5.2</w:t>
            </w:r>
            <w:r>
              <w:rPr>
                <w:rFonts w:eastAsiaTheme="minorEastAsia"/>
                <w:noProof/>
              </w:rPr>
              <w:tab/>
            </w:r>
            <w:r w:rsidRPr="00820A4C">
              <w:rPr>
                <w:rStyle w:val="Hyperlink"/>
                <w:b/>
                <w:noProof/>
              </w:rPr>
              <w:t>Functional Letter Approval</w:t>
            </w:r>
            <w:r>
              <w:rPr>
                <w:noProof/>
                <w:webHidden/>
              </w:rPr>
              <w:tab/>
            </w:r>
            <w:r>
              <w:rPr>
                <w:noProof/>
                <w:webHidden/>
              </w:rPr>
              <w:fldChar w:fldCharType="begin"/>
            </w:r>
            <w:r>
              <w:rPr>
                <w:noProof/>
                <w:webHidden/>
              </w:rPr>
              <w:instrText xml:space="preserve"> PAGEREF _Toc444803864 \h </w:instrText>
            </w:r>
          </w:ins>
          <w:r>
            <w:rPr>
              <w:noProof/>
              <w:webHidden/>
            </w:rPr>
          </w:r>
          <w:r>
            <w:rPr>
              <w:noProof/>
              <w:webHidden/>
            </w:rPr>
            <w:fldChar w:fldCharType="separate"/>
          </w:r>
          <w:ins w:id="81" w:author="Gaurav Dutta" w:date="2016-03-03T21:27:00Z">
            <w:r>
              <w:rPr>
                <w:noProof/>
                <w:webHidden/>
              </w:rPr>
              <w:t>20</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82" w:author="Gaurav Dutta" w:date="2016-03-03T21:27:00Z"/>
              <w:rFonts w:eastAsiaTheme="minorEastAsia"/>
              <w:noProof/>
            </w:rPr>
          </w:pPr>
          <w:ins w:id="83"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"_Toc444803865"</w:instrText>
            </w:r>
            <w:r w:rsidRPr="00820A4C">
              <w:rPr>
                <w:rStyle w:val="Hyperlink"/>
                <w:noProof/>
              </w:rPr>
              <w:instrText xml:space="preserve"> </w:instrText>
            </w:r>
            <w:r w:rsidRPr="00820A4C">
              <w:rPr>
                <w:rStyle w:val="Hyperlink"/>
                <w:noProof/>
              </w:rPr>
              <w:fldChar w:fldCharType="separate"/>
            </w:r>
            <w:r w:rsidRPr="00820A4C">
              <w:rPr>
                <w:rStyle w:val="Hyperlink"/>
                <w:b/>
                <w:noProof/>
              </w:rPr>
              <w:t>5.3</w:t>
            </w:r>
            <w:r>
              <w:rPr>
                <w:rFonts w:eastAsiaTheme="minorEastAsia"/>
                <w:noProof/>
              </w:rPr>
              <w:tab/>
            </w:r>
            <w:r w:rsidRPr="00820A4C">
              <w:rPr>
                <w:rStyle w:val="Hyperlink"/>
                <w:b/>
                <w:noProof/>
              </w:rPr>
              <w:t>Functional Letter Issuance</w:t>
            </w:r>
            <w:r>
              <w:rPr>
                <w:noProof/>
                <w:webHidden/>
              </w:rPr>
              <w:tab/>
            </w:r>
            <w:r>
              <w:rPr>
                <w:noProof/>
                <w:webHidden/>
              </w:rPr>
              <w:fldChar w:fldCharType="begin"/>
            </w:r>
            <w:r>
              <w:rPr>
                <w:noProof/>
                <w:webHidden/>
              </w:rPr>
              <w:instrText xml:space="preserve"> PAGEREF _Toc444803865 \h </w:instrText>
            </w:r>
          </w:ins>
          <w:r>
            <w:rPr>
              <w:noProof/>
              <w:webHidden/>
            </w:rPr>
          </w:r>
          <w:r>
            <w:rPr>
              <w:noProof/>
              <w:webHidden/>
            </w:rPr>
            <w:fldChar w:fldCharType="separate"/>
          </w:r>
          <w:ins w:id="84" w:author="Gaurav Dutta" w:date="2016-03-03T21:27:00Z">
            <w:r>
              <w:rPr>
                <w:noProof/>
                <w:webHidden/>
              </w:rPr>
              <w:t>20</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85" w:author="Gaurav Dutta" w:date="2016-03-03T21:27:00Z"/>
              <w:rFonts w:eastAsiaTheme="minorEastAsia"/>
              <w:noProof/>
            </w:rPr>
          </w:pPr>
          <w:ins w:id="86"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"_Toc444803866"</w:instrText>
            </w:r>
            <w:r w:rsidRPr="00820A4C">
              <w:rPr>
                <w:rStyle w:val="Hyperlink"/>
                <w:noProof/>
              </w:rPr>
              <w:instrText xml:space="preserve"> </w:instrText>
            </w:r>
            <w:r w:rsidRPr="00820A4C">
              <w:rPr>
                <w:rStyle w:val="Hyperlink"/>
                <w:noProof/>
              </w:rPr>
              <w:fldChar w:fldCharType="separate"/>
            </w:r>
            <w:r w:rsidRPr="00820A4C">
              <w:rPr>
                <w:rStyle w:val="Hyperlink"/>
                <w:b/>
                <w:noProof/>
              </w:rPr>
              <w:t>5.4</w:t>
            </w:r>
            <w:r>
              <w:rPr>
                <w:rFonts w:eastAsiaTheme="minorEastAsia"/>
                <w:noProof/>
              </w:rPr>
              <w:tab/>
            </w:r>
            <w:r w:rsidRPr="00820A4C">
              <w:rPr>
                <w:rStyle w:val="Hyperlink"/>
                <w:b/>
                <w:noProof/>
              </w:rPr>
              <w:t>Business Rule for Functional</w:t>
            </w:r>
            <w:r>
              <w:rPr>
                <w:noProof/>
                <w:webHidden/>
              </w:rPr>
              <w:tab/>
            </w:r>
            <w:r>
              <w:rPr>
                <w:noProof/>
                <w:webHidden/>
              </w:rPr>
              <w:fldChar w:fldCharType="begin"/>
            </w:r>
            <w:r>
              <w:rPr>
                <w:noProof/>
                <w:webHidden/>
              </w:rPr>
              <w:instrText xml:space="preserve"> PAGEREF _Toc444803866 \h </w:instrText>
            </w:r>
          </w:ins>
          <w:r>
            <w:rPr>
              <w:noProof/>
              <w:webHidden/>
            </w:rPr>
          </w:r>
          <w:r>
            <w:rPr>
              <w:noProof/>
              <w:webHidden/>
            </w:rPr>
            <w:fldChar w:fldCharType="separate"/>
          </w:r>
          <w:ins w:id="87" w:author="Gaurav Dutta" w:date="2016-03-03T21:27:00Z">
            <w:r>
              <w:rPr>
                <w:noProof/>
                <w:webHidden/>
              </w:rPr>
              <w:t>20</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88" w:author="Gaurav Dutta" w:date="2016-03-03T21:27:00Z"/>
              <w:rFonts w:eastAsiaTheme="minorEastAsia"/>
              <w:noProof/>
            </w:rPr>
          </w:pPr>
          <w:ins w:id="89"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"_Toc444803877"</w:instrText>
            </w:r>
            <w:r w:rsidRPr="00820A4C">
              <w:rPr>
                <w:rStyle w:val="Hyperlink"/>
                <w:noProof/>
              </w:rPr>
              <w:instrText xml:space="preserve"> </w:instrText>
            </w:r>
            <w:r w:rsidRPr="00820A4C">
              <w:rPr>
                <w:rStyle w:val="Hyperlink"/>
                <w:noProof/>
              </w:rPr>
              <w:fldChar w:fldCharType="separate"/>
            </w:r>
            <w:r w:rsidRPr="00820A4C">
              <w:rPr>
                <w:rStyle w:val="Hyperlink"/>
                <w:b/>
                <w:noProof/>
              </w:rPr>
              <w:t>6</w:t>
            </w:r>
            <w:r>
              <w:rPr>
                <w:rFonts w:eastAsiaTheme="minorEastAsia"/>
                <w:noProof/>
              </w:rPr>
              <w:tab/>
            </w:r>
            <w:r w:rsidRPr="00820A4C">
              <w:rPr>
                <w:rStyle w:val="Hyperlink"/>
                <w:b/>
                <w:noProof/>
              </w:rPr>
              <w:t>Request for Transfer of Property</w:t>
            </w:r>
            <w:r>
              <w:rPr>
                <w:noProof/>
                <w:webHidden/>
              </w:rPr>
              <w:tab/>
            </w:r>
            <w:r>
              <w:rPr>
                <w:noProof/>
                <w:webHidden/>
              </w:rPr>
              <w:fldChar w:fldCharType="begin"/>
            </w:r>
            <w:r>
              <w:rPr>
                <w:noProof/>
                <w:webHidden/>
              </w:rPr>
              <w:instrText xml:space="preserve"> PAGEREF _Toc444803877 \h </w:instrText>
            </w:r>
          </w:ins>
          <w:r>
            <w:rPr>
              <w:noProof/>
              <w:webHidden/>
            </w:rPr>
          </w:r>
          <w:r>
            <w:rPr>
              <w:noProof/>
              <w:webHidden/>
            </w:rPr>
            <w:fldChar w:fldCharType="separate"/>
          </w:r>
          <w:ins w:id="90" w:author="Gaurav Dutta" w:date="2016-03-03T21:27:00Z">
            <w:r>
              <w:rPr>
                <w:noProof/>
                <w:webHidden/>
              </w:rPr>
              <w:t>21</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91" w:author="Gaurav Dutta" w:date="2016-03-03T21:27:00Z"/>
              <w:rFonts w:eastAsiaTheme="minorEastAsia"/>
              <w:noProof/>
            </w:rPr>
          </w:pPr>
          <w:ins w:id="92"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"_Toc444803878"</w:instrText>
            </w:r>
            <w:r w:rsidRPr="00820A4C">
              <w:rPr>
                <w:rStyle w:val="Hyperlink"/>
                <w:noProof/>
              </w:rPr>
              <w:instrText xml:space="preserve"> </w:instrText>
            </w:r>
            <w:r w:rsidRPr="00820A4C">
              <w:rPr>
                <w:rStyle w:val="Hyperlink"/>
                <w:noProof/>
              </w:rPr>
              <w:fldChar w:fldCharType="separate"/>
            </w:r>
            <w:r w:rsidRPr="00820A4C">
              <w:rPr>
                <w:rStyle w:val="Hyperlink"/>
                <w:b/>
                <w:noProof/>
              </w:rPr>
              <w:t>6.1</w:t>
            </w:r>
            <w:r>
              <w:rPr>
                <w:rFonts w:eastAsiaTheme="minorEastAsia"/>
                <w:noProof/>
              </w:rPr>
              <w:tab/>
            </w:r>
            <w:r w:rsidRPr="00820A4C">
              <w:rPr>
                <w:rStyle w:val="Hyperlink"/>
                <w:b/>
                <w:noProof/>
              </w:rPr>
              <w:t>Manage Transfer Request</w:t>
            </w:r>
            <w:r>
              <w:rPr>
                <w:noProof/>
                <w:webHidden/>
              </w:rPr>
              <w:tab/>
            </w:r>
            <w:r>
              <w:rPr>
                <w:noProof/>
                <w:webHidden/>
              </w:rPr>
              <w:fldChar w:fldCharType="begin"/>
            </w:r>
            <w:r>
              <w:rPr>
                <w:noProof/>
                <w:webHidden/>
              </w:rPr>
              <w:instrText xml:space="preserve"> PAGEREF _Toc444803878 \h </w:instrText>
            </w:r>
          </w:ins>
          <w:r>
            <w:rPr>
              <w:noProof/>
              <w:webHidden/>
            </w:rPr>
          </w:r>
          <w:r>
            <w:rPr>
              <w:noProof/>
              <w:webHidden/>
            </w:rPr>
            <w:fldChar w:fldCharType="separate"/>
          </w:r>
          <w:ins w:id="93" w:author="Gaurav Dutta" w:date="2016-03-03T21:27:00Z">
            <w:r>
              <w:rPr>
                <w:noProof/>
                <w:webHidden/>
              </w:rPr>
              <w:t>21</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94" w:author="Gaurav Dutta" w:date="2016-03-03T21:27:00Z"/>
              <w:rFonts w:eastAsiaTheme="minorEastAsia"/>
              <w:noProof/>
            </w:rPr>
          </w:pPr>
          <w:ins w:id="95"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"_Toc444803879"</w:instrText>
            </w:r>
            <w:r w:rsidRPr="00820A4C">
              <w:rPr>
                <w:rStyle w:val="Hyperlink"/>
                <w:noProof/>
              </w:rPr>
              <w:instrText xml:space="preserve"> </w:instrText>
            </w:r>
            <w:r w:rsidRPr="00820A4C">
              <w:rPr>
                <w:rStyle w:val="Hyperlink"/>
                <w:noProof/>
              </w:rPr>
              <w:fldChar w:fldCharType="separate"/>
            </w:r>
            <w:r w:rsidRPr="00820A4C">
              <w:rPr>
                <w:rStyle w:val="Hyperlink"/>
                <w:b/>
                <w:noProof/>
              </w:rPr>
              <w:t>6.2</w:t>
            </w:r>
            <w:r>
              <w:rPr>
                <w:rFonts w:eastAsiaTheme="minorEastAsia"/>
                <w:noProof/>
              </w:rPr>
              <w:tab/>
            </w:r>
            <w:r w:rsidRPr="00820A4C">
              <w:rPr>
                <w:rStyle w:val="Hyperlink"/>
                <w:b/>
                <w:noProof/>
              </w:rPr>
              <w:t>Transfer Approval</w:t>
            </w:r>
            <w:r>
              <w:rPr>
                <w:noProof/>
                <w:webHidden/>
              </w:rPr>
              <w:tab/>
            </w:r>
            <w:r>
              <w:rPr>
                <w:noProof/>
                <w:webHidden/>
              </w:rPr>
              <w:fldChar w:fldCharType="begin"/>
            </w:r>
            <w:r>
              <w:rPr>
                <w:noProof/>
                <w:webHidden/>
              </w:rPr>
              <w:instrText xml:space="preserve"> PAGEREF _Toc444803879 \h </w:instrText>
            </w:r>
          </w:ins>
          <w:r>
            <w:rPr>
              <w:noProof/>
              <w:webHidden/>
            </w:rPr>
          </w:r>
          <w:r>
            <w:rPr>
              <w:noProof/>
              <w:webHidden/>
            </w:rPr>
            <w:fldChar w:fldCharType="separate"/>
          </w:r>
          <w:ins w:id="96" w:author="Gaurav Dutta" w:date="2016-03-03T21:27:00Z">
            <w:r>
              <w:rPr>
                <w:noProof/>
                <w:webHidden/>
              </w:rPr>
              <w:t>21</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97" w:author="Gaurav Dutta" w:date="2016-03-03T21:27:00Z"/>
              <w:rFonts w:eastAsiaTheme="minorEastAsia"/>
              <w:noProof/>
            </w:rPr>
          </w:pPr>
          <w:ins w:id="98"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"_Toc444803880"</w:instrText>
            </w:r>
            <w:r w:rsidRPr="00820A4C">
              <w:rPr>
                <w:rStyle w:val="Hyperlink"/>
                <w:noProof/>
              </w:rPr>
              <w:instrText xml:space="preserve"> </w:instrText>
            </w:r>
            <w:r w:rsidRPr="00820A4C">
              <w:rPr>
                <w:rStyle w:val="Hyperlink"/>
                <w:noProof/>
              </w:rPr>
              <w:fldChar w:fldCharType="separate"/>
            </w:r>
            <w:r w:rsidRPr="00820A4C">
              <w:rPr>
                <w:rStyle w:val="Hyperlink"/>
                <w:b/>
                <w:noProof/>
              </w:rPr>
              <w:t>6.3</w:t>
            </w:r>
            <w:r>
              <w:rPr>
                <w:rFonts w:eastAsiaTheme="minorEastAsia"/>
                <w:noProof/>
              </w:rPr>
              <w:tab/>
            </w:r>
            <w:r w:rsidRPr="00820A4C">
              <w:rPr>
                <w:rStyle w:val="Hyperlink"/>
                <w:b/>
                <w:noProof/>
              </w:rPr>
              <w:t>Manage Transfer Charges</w:t>
            </w:r>
            <w:r>
              <w:rPr>
                <w:noProof/>
                <w:webHidden/>
              </w:rPr>
              <w:tab/>
            </w:r>
            <w:r>
              <w:rPr>
                <w:noProof/>
                <w:webHidden/>
              </w:rPr>
              <w:fldChar w:fldCharType="begin"/>
            </w:r>
            <w:r>
              <w:rPr>
                <w:noProof/>
                <w:webHidden/>
              </w:rPr>
              <w:instrText xml:space="preserve"> PAGEREF _Toc444803880 \h </w:instrText>
            </w:r>
          </w:ins>
          <w:r>
            <w:rPr>
              <w:noProof/>
              <w:webHidden/>
            </w:rPr>
          </w:r>
          <w:r>
            <w:rPr>
              <w:noProof/>
              <w:webHidden/>
            </w:rPr>
            <w:fldChar w:fldCharType="separate"/>
          </w:r>
          <w:ins w:id="99" w:author="Gaurav Dutta" w:date="2016-03-03T21:27:00Z">
            <w:r>
              <w:rPr>
                <w:noProof/>
                <w:webHidden/>
              </w:rPr>
              <w:t>22</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00" w:author="Gaurav Dutta" w:date="2016-03-03T21:27:00Z"/>
              <w:rFonts w:eastAsiaTheme="minorEastAsia"/>
              <w:noProof/>
            </w:rPr>
          </w:pPr>
          <w:ins w:id="101"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"_Toc444803881"</w:instrText>
            </w:r>
            <w:r w:rsidRPr="00820A4C">
              <w:rPr>
                <w:rStyle w:val="Hyperlink"/>
                <w:noProof/>
              </w:rPr>
              <w:instrText xml:space="preserve"> </w:instrText>
            </w:r>
            <w:r w:rsidRPr="00820A4C">
              <w:rPr>
                <w:rStyle w:val="Hyperlink"/>
                <w:noProof/>
              </w:rPr>
              <w:fldChar w:fldCharType="separate"/>
            </w:r>
            <w:r w:rsidRPr="00820A4C">
              <w:rPr>
                <w:rStyle w:val="Hyperlink"/>
                <w:b/>
                <w:noProof/>
              </w:rPr>
              <w:t>6.4</w:t>
            </w:r>
            <w:r>
              <w:rPr>
                <w:rFonts w:eastAsiaTheme="minorEastAsia"/>
                <w:noProof/>
              </w:rPr>
              <w:tab/>
            </w:r>
            <w:r w:rsidRPr="00820A4C">
              <w:rPr>
                <w:rStyle w:val="Hyperlink"/>
                <w:b/>
                <w:noProof/>
              </w:rPr>
              <w:t>Transfer Deed Execution</w:t>
            </w:r>
            <w:r>
              <w:rPr>
                <w:noProof/>
                <w:webHidden/>
              </w:rPr>
              <w:tab/>
            </w:r>
            <w:r>
              <w:rPr>
                <w:noProof/>
                <w:webHidden/>
              </w:rPr>
              <w:fldChar w:fldCharType="begin"/>
            </w:r>
            <w:r>
              <w:rPr>
                <w:noProof/>
                <w:webHidden/>
              </w:rPr>
              <w:instrText xml:space="preserve"> PAGEREF _Toc444803881 \h </w:instrText>
            </w:r>
          </w:ins>
          <w:r>
            <w:rPr>
              <w:noProof/>
              <w:webHidden/>
            </w:rPr>
          </w:r>
          <w:r>
            <w:rPr>
              <w:noProof/>
              <w:webHidden/>
            </w:rPr>
            <w:fldChar w:fldCharType="separate"/>
          </w:r>
          <w:ins w:id="102" w:author="Gaurav Dutta" w:date="2016-03-03T21:27:00Z">
            <w:r>
              <w:rPr>
                <w:noProof/>
                <w:webHidden/>
              </w:rPr>
              <w:t>22</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03" w:author="Gaurav Dutta" w:date="2016-03-03T21:27:00Z"/>
              <w:rFonts w:eastAsiaTheme="minorEastAsia"/>
              <w:noProof/>
            </w:rPr>
          </w:pPr>
          <w:ins w:id="104"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"_Toc444803882"</w:instrText>
            </w:r>
            <w:r w:rsidRPr="00820A4C">
              <w:rPr>
                <w:rStyle w:val="Hyperlink"/>
                <w:noProof/>
              </w:rPr>
              <w:instrText xml:space="preserve"> </w:instrText>
            </w:r>
            <w:r w:rsidRPr="00820A4C">
              <w:rPr>
                <w:rStyle w:val="Hyperlink"/>
                <w:noProof/>
              </w:rPr>
              <w:fldChar w:fldCharType="separate"/>
            </w:r>
            <w:r w:rsidRPr="00820A4C">
              <w:rPr>
                <w:rStyle w:val="Hyperlink"/>
                <w:b/>
                <w:noProof/>
              </w:rPr>
              <w:t>6.5</w:t>
            </w:r>
            <w:r>
              <w:rPr>
                <w:rFonts w:eastAsiaTheme="minorEastAsia"/>
                <w:noProof/>
              </w:rPr>
              <w:tab/>
            </w:r>
            <w:r w:rsidRPr="00820A4C">
              <w:rPr>
                <w:rStyle w:val="Hyperlink"/>
                <w:b/>
                <w:noProof/>
              </w:rPr>
              <w:t>Business Rule for Transfer of Property</w:t>
            </w:r>
            <w:r>
              <w:rPr>
                <w:noProof/>
                <w:webHidden/>
              </w:rPr>
              <w:tab/>
            </w:r>
            <w:r>
              <w:rPr>
                <w:noProof/>
                <w:webHidden/>
              </w:rPr>
              <w:fldChar w:fldCharType="begin"/>
            </w:r>
            <w:r>
              <w:rPr>
                <w:noProof/>
                <w:webHidden/>
              </w:rPr>
              <w:instrText xml:space="preserve"> PAGEREF _Toc444803882 \h </w:instrText>
            </w:r>
          </w:ins>
          <w:r>
            <w:rPr>
              <w:noProof/>
              <w:webHidden/>
            </w:rPr>
          </w:r>
          <w:r>
            <w:rPr>
              <w:noProof/>
              <w:webHidden/>
            </w:rPr>
            <w:fldChar w:fldCharType="separate"/>
          </w:r>
          <w:ins w:id="105" w:author="Gaurav Dutta" w:date="2016-03-03T21:27:00Z">
            <w:r>
              <w:rPr>
                <w:noProof/>
                <w:webHidden/>
              </w:rPr>
              <w:t>22</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06" w:author="Gaurav Dutta" w:date="2016-03-03T21:27:00Z"/>
              <w:rFonts w:eastAsiaTheme="minorEastAsia"/>
              <w:noProof/>
            </w:rPr>
          </w:pPr>
          <w:ins w:id="107" w:author="Gaurav Dutta" w:date="2016-03-03T21:27:00Z">
            <w:r w:rsidRPr="00820A4C">
              <w:rPr>
                <w:rStyle w:val="Hyperlink"/>
                <w:noProof/>
              </w:rPr>
              <w:lastRenderedPageBreak/>
              <w:fldChar w:fldCharType="begin"/>
            </w:r>
            <w:r w:rsidRPr="00820A4C">
              <w:rPr>
                <w:rStyle w:val="Hyperlink"/>
                <w:noProof/>
              </w:rPr>
              <w:instrText xml:space="preserve"> </w:instrText>
            </w:r>
            <w:r>
              <w:rPr>
                <w:noProof/>
              </w:rPr>
              <w:instrText>HYPERLINK \l "_Toc444803883"</w:instrText>
            </w:r>
            <w:r w:rsidRPr="00820A4C">
              <w:rPr>
                <w:rStyle w:val="Hyperlink"/>
                <w:noProof/>
              </w:rPr>
              <w:instrText xml:space="preserve"> </w:instrText>
            </w:r>
            <w:r w:rsidRPr="00820A4C">
              <w:rPr>
                <w:rStyle w:val="Hyperlink"/>
                <w:noProof/>
              </w:rPr>
              <w:fldChar w:fldCharType="separate"/>
            </w:r>
            <w:r w:rsidRPr="00820A4C">
              <w:rPr>
                <w:rStyle w:val="Hyperlink"/>
                <w:b/>
                <w:noProof/>
              </w:rPr>
              <w:t>7</w:t>
            </w:r>
            <w:r>
              <w:rPr>
                <w:rFonts w:eastAsiaTheme="minorEastAsia"/>
                <w:noProof/>
              </w:rPr>
              <w:tab/>
            </w:r>
            <w:r w:rsidRPr="00820A4C">
              <w:rPr>
                <w:rStyle w:val="Hyperlink"/>
                <w:b/>
                <w:noProof/>
              </w:rPr>
              <w:t>Request for Issue of Mutation (Substitution)</w:t>
            </w:r>
            <w:r>
              <w:rPr>
                <w:noProof/>
                <w:webHidden/>
              </w:rPr>
              <w:tab/>
            </w:r>
            <w:r>
              <w:rPr>
                <w:noProof/>
                <w:webHidden/>
              </w:rPr>
              <w:fldChar w:fldCharType="begin"/>
            </w:r>
            <w:r>
              <w:rPr>
                <w:noProof/>
                <w:webHidden/>
              </w:rPr>
              <w:instrText xml:space="preserve"> PAGEREF _Toc444803883 \h </w:instrText>
            </w:r>
          </w:ins>
          <w:r>
            <w:rPr>
              <w:noProof/>
              <w:webHidden/>
            </w:rPr>
          </w:r>
          <w:r>
            <w:rPr>
              <w:noProof/>
              <w:webHidden/>
            </w:rPr>
            <w:fldChar w:fldCharType="separate"/>
          </w:r>
          <w:ins w:id="108" w:author="Gaurav Dutta" w:date="2016-03-03T21:27:00Z">
            <w:r>
              <w:rPr>
                <w:noProof/>
                <w:webHidden/>
              </w:rPr>
              <w:t>24</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09" w:author="Gaurav Dutta" w:date="2016-03-03T21:27:00Z"/>
              <w:rFonts w:eastAsiaTheme="minorEastAsia"/>
              <w:noProof/>
            </w:rPr>
          </w:pPr>
          <w:ins w:id="110"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"_Toc444803884"</w:instrText>
            </w:r>
            <w:r w:rsidRPr="00820A4C">
              <w:rPr>
                <w:rStyle w:val="Hyperlink"/>
                <w:noProof/>
              </w:rPr>
              <w:instrText xml:space="preserve"> </w:instrText>
            </w:r>
            <w:r w:rsidRPr="00820A4C">
              <w:rPr>
                <w:rStyle w:val="Hyperlink"/>
                <w:noProof/>
              </w:rPr>
              <w:fldChar w:fldCharType="separate"/>
            </w:r>
            <w:r w:rsidRPr="00820A4C">
              <w:rPr>
                <w:rStyle w:val="Hyperlink"/>
                <w:b/>
                <w:noProof/>
              </w:rPr>
              <w:t>7.1</w:t>
            </w:r>
            <w:r>
              <w:rPr>
                <w:rFonts w:eastAsiaTheme="minorEastAsia"/>
                <w:noProof/>
              </w:rPr>
              <w:tab/>
            </w:r>
            <w:r w:rsidRPr="00820A4C">
              <w:rPr>
                <w:rStyle w:val="Hyperlink"/>
                <w:b/>
                <w:noProof/>
              </w:rPr>
              <w:t>Mutation Request</w:t>
            </w:r>
            <w:r>
              <w:rPr>
                <w:noProof/>
                <w:webHidden/>
              </w:rPr>
              <w:tab/>
            </w:r>
            <w:r>
              <w:rPr>
                <w:noProof/>
                <w:webHidden/>
              </w:rPr>
              <w:fldChar w:fldCharType="begin"/>
            </w:r>
            <w:r>
              <w:rPr>
                <w:noProof/>
                <w:webHidden/>
              </w:rPr>
              <w:instrText xml:space="preserve"> PAGEREF _Toc444803884 \h </w:instrText>
            </w:r>
          </w:ins>
          <w:r>
            <w:rPr>
              <w:noProof/>
              <w:webHidden/>
            </w:rPr>
          </w:r>
          <w:r>
            <w:rPr>
              <w:noProof/>
              <w:webHidden/>
            </w:rPr>
            <w:fldChar w:fldCharType="separate"/>
          </w:r>
          <w:ins w:id="111" w:author="Gaurav Dutta" w:date="2016-03-03T21:27:00Z">
            <w:r>
              <w:rPr>
                <w:noProof/>
                <w:webHidden/>
              </w:rPr>
              <w:t>24</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12" w:author="Gaurav Dutta" w:date="2016-03-03T21:27:00Z"/>
              <w:rFonts w:eastAsiaTheme="minorEastAsia"/>
              <w:noProof/>
            </w:rPr>
          </w:pPr>
          <w:ins w:id="113"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"_Toc444803885"</w:instrText>
            </w:r>
            <w:r w:rsidRPr="00820A4C">
              <w:rPr>
                <w:rStyle w:val="Hyperlink"/>
                <w:noProof/>
              </w:rPr>
              <w:instrText xml:space="preserve"> </w:instrText>
            </w:r>
            <w:r w:rsidRPr="00820A4C">
              <w:rPr>
                <w:rStyle w:val="Hyperlink"/>
                <w:noProof/>
              </w:rPr>
              <w:fldChar w:fldCharType="separate"/>
            </w:r>
            <w:r w:rsidRPr="00820A4C">
              <w:rPr>
                <w:rStyle w:val="Hyperlink"/>
                <w:b/>
                <w:noProof/>
              </w:rPr>
              <w:t>7.2</w:t>
            </w:r>
            <w:r>
              <w:rPr>
                <w:rFonts w:eastAsiaTheme="minorEastAsia"/>
                <w:noProof/>
              </w:rPr>
              <w:tab/>
            </w:r>
            <w:r w:rsidRPr="00820A4C">
              <w:rPr>
                <w:rStyle w:val="Hyperlink"/>
                <w:b/>
                <w:noProof/>
              </w:rPr>
              <w:t>Mutation Approval</w:t>
            </w:r>
            <w:r>
              <w:rPr>
                <w:noProof/>
                <w:webHidden/>
              </w:rPr>
              <w:tab/>
            </w:r>
            <w:r>
              <w:rPr>
                <w:noProof/>
                <w:webHidden/>
              </w:rPr>
              <w:fldChar w:fldCharType="begin"/>
            </w:r>
            <w:r>
              <w:rPr>
                <w:noProof/>
                <w:webHidden/>
              </w:rPr>
              <w:instrText xml:space="preserve"> PAGEREF _Toc444803885 \h </w:instrText>
            </w:r>
          </w:ins>
          <w:r>
            <w:rPr>
              <w:noProof/>
              <w:webHidden/>
            </w:rPr>
          </w:r>
          <w:r>
            <w:rPr>
              <w:noProof/>
              <w:webHidden/>
            </w:rPr>
            <w:fldChar w:fldCharType="separate"/>
          </w:r>
          <w:ins w:id="114" w:author="Gaurav Dutta" w:date="2016-03-03T21:27:00Z">
            <w:r>
              <w:rPr>
                <w:noProof/>
                <w:webHidden/>
              </w:rPr>
              <w:t>24</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15" w:author="Gaurav Dutta" w:date="2016-03-03T21:27:00Z"/>
              <w:rFonts w:eastAsiaTheme="minorEastAsia"/>
              <w:noProof/>
            </w:rPr>
          </w:pPr>
          <w:ins w:id="116"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"_Toc444803886"</w:instrText>
            </w:r>
            <w:r w:rsidRPr="00820A4C">
              <w:rPr>
                <w:rStyle w:val="Hyperlink"/>
                <w:noProof/>
              </w:rPr>
              <w:instrText xml:space="preserve"> </w:instrText>
            </w:r>
            <w:r w:rsidRPr="00820A4C">
              <w:rPr>
                <w:rStyle w:val="Hyperlink"/>
                <w:noProof/>
              </w:rPr>
              <w:fldChar w:fldCharType="separate"/>
            </w:r>
            <w:r w:rsidRPr="00820A4C">
              <w:rPr>
                <w:rStyle w:val="Hyperlink"/>
                <w:b/>
                <w:noProof/>
              </w:rPr>
              <w:t>4.2</w:t>
            </w:r>
            <w:r>
              <w:rPr>
                <w:rFonts w:eastAsiaTheme="minorEastAsia"/>
                <w:noProof/>
              </w:rPr>
              <w:tab/>
            </w:r>
            <w:r w:rsidRPr="00820A4C">
              <w:rPr>
                <w:rStyle w:val="Hyperlink"/>
                <w:b/>
                <w:noProof/>
              </w:rPr>
              <w:t>Business Rules for Mutation</w:t>
            </w:r>
            <w:r>
              <w:rPr>
                <w:noProof/>
                <w:webHidden/>
              </w:rPr>
              <w:tab/>
            </w:r>
            <w:r>
              <w:rPr>
                <w:noProof/>
                <w:webHidden/>
              </w:rPr>
              <w:fldChar w:fldCharType="begin"/>
            </w:r>
            <w:r>
              <w:rPr>
                <w:noProof/>
                <w:webHidden/>
              </w:rPr>
              <w:instrText xml:space="preserve"> PAGEREF _Toc444803886 \h </w:instrText>
            </w:r>
          </w:ins>
          <w:r>
            <w:rPr>
              <w:noProof/>
              <w:webHidden/>
            </w:rPr>
          </w:r>
          <w:r>
            <w:rPr>
              <w:noProof/>
              <w:webHidden/>
            </w:rPr>
            <w:fldChar w:fldCharType="separate"/>
          </w:r>
          <w:ins w:id="117" w:author="Gaurav Dutta" w:date="2016-03-03T21:27:00Z">
            <w:r>
              <w:rPr>
                <w:noProof/>
                <w:webHidden/>
              </w:rPr>
              <w:t>25</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18" w:author="Gaurav Dutta" w:date="2016-03-03T21:27:00Z"/>
              <w:rFonts w:eastAsiaTheme="minorEastAsia"/>
              <w:noProof/>
            </w:rPr>
          </w:pPr>
          <w:ins w:id="119"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"_Toc444803894"</w:instrText>
            </w:r>
            <w:r w:rsidRPr="00820A4C">
              <w:rPr>
                <w:rStyle w:val="Hyperlink"/>
                <w:noProof/>
              </w:rPr>
              <w:instrText xml:space="preserve"> </w:instrText>
            </w:r>
            <w:r w:rsidRPr="00820A4C">
              <w:rPr>
                <w:rStyle w:val="Hyperlink"/>
                <w:noProof/>
              </w:rPr>
              <w:fldChar w:fldCharType="separate"/>
            </w:r>
            <w:r w:rsidRPr="00820A4C">
              <w:rPr>
                <w:rStyle w:val="Hyperlink"/>
                <w:b/>
                <w:noProof/>
              </w:rPr>
              <w:t>5</w:t>
            </w:r>
            <w:r>
              <w:rPr>
                <w:rFonts w:eastAsiaTheme="minorEastAsia"/>
                <w:noProof/>
              </w:rPr>
              <w:tab/>
            </w:r>
            <w:r w:rsidRPr="00820A4C">
              <w:rPr>
                <w:rStyle w:val="Hyperlink"/>
                <w:b/>
                <w:noProof/>
              </w:rPr>
              <w:t>Request for Mortgage</w:t>
            </w:r>
            <w:r>
              <w:rPr>
                <w:noProof/>
                <w:webHidden/>
              </w:rPr>
              <w:tab/>
            </w:r>
            <w:r>
              <w:rPr>
                <w:noProof/>
                <w:webHidden/>
              </w:rPr>
              <w:fldChar w:fldCharType="begin"/>
            </w:r>
            <w:r>
              <w:rPr>
                <w:noProof/>
                <w:webHidden/>
              </w:rPr>
              <w:instrText xml:space="preserve"> PAGEREF _Toc444803894 \h </w:instrText>
            </w:r>
          </w:ins>
          <w:r>
            <w:rPr>
              <w:noProof/>
              <w:webHidden/>
            </w:rPr>
          </w:r>
          <w:r>
            <w:rPr>
              <w:noProof/>
              <w:webHidden/>
            </w:rPr>
            <w:fldChar w:fldCharType="separate"/>
          </w:r>
          <w:ins w:id="120" w:author="Gaurav Dutta" w:date="2016-03-03T21:27:00Z">
            <w:r>
              <w:rPr>
                <w:noProof/>
                <w:webHidden/>
              </w:rPr>
              <w:t>26</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21" w:author="Gaurav Dutta" w:date="2016-03-03T21:27:00Z"/>
              <w:rFonts w:eastAsiaTheme="minorEastAsia"/>
              <w:noProof/>
            </w:rPr>
          </w:pPr>
          <w:ins w:id="122"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"_Toc444803895"</w:instrText>
            </w:r>
            <w:r w:rsidRPr="00820A4C">
              <w:rPr>
                <w:rStyle w:val="Hyperlink"/>
                <w:noProof/>
              </w:rPr>
              <w:instrText xml:space="preserve"> </w:instrText>
            </w:r>
            <w:r w:rsidRPr="00820A4C">
              <w:rPr>
                <w:rStyle w:val="Hyperlink"/>
                <w:noProof/>
              </w:rPr>
              <w:fldChar w:fldCharType="separate"/>
            </w:r>
            <w:r w:rsidRPr="00820A4C">
              <w:rPr>
                <w:rStyle w:val="Hyperlink"/>
                <w:b/>
                <w:noProof/>
              </w:rPr>
              <w:t>5.1</w:t>
            </w:r>
            <w:r>
              <w:rPr>
                <w:rFonts w:eastAsiaTheme="minorEastAsia"/>
                <w:noProof/>
              </w:rPr>
              <w:tab/>
            </w:r>
            <w:r w:rsidRPr="00820A4C">
              <w:rPr>
                <w:rStyle w:val="Hyperlink"/>
                <w:b/>
                <w:noProof/>
              </w:rPr>
              <w:t>Manage Mortgage Request</w:t>
            </w:r>
            <w:r>
              <w:rPr>
                <w:noProof/>
                <w:webHidden/>
              </w:rPr>
              <w:tab/>
            </w:r>
            <w:r>
              <w:rPr>
                <w:noProof/>
                <w:webHidden/>
              </w:rPr>
              <w:fldChar w:fldCharType="begin"/>
            </w:r>
            <w:r>
              <w:rPr>
                <w:noProof/>
                <w:webHidden/>
              </w:rPr>
              <w:instrText xml:space="preserve"> PAGEREF _Toc444803895 \h </w:instrText>
            </w:r>
          </w:ins>
          <w:r>
            <w:rPr>
              <w:noProof/>
              <w:webHidden/>
            </w:rPr>
          </w:r>
          <w:r>
            <w:rPr>
              <w:noProof/>
              <w:webHidden/>
            </w:rPr>
            <w:fldChar w:fldCharType="separate"/>
          </w:r>
          <w:ins w:id="123" w:author="Gaurav Dutta" w:date="2016-03-03T21:27:00Z">
            <w:r>
              <w:rPr>
                <w:noProof/>
                <w:webHidden/>
              </w:rPr>
              <w:t>26</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24" w:author="Gaurav Dutta" w:date="2016-03-03T21:27:00Z"/>
              <w:rFonts w:eastAsiaTheme="minorEastAsia"/>
              <w:noProof/>
            </w:rPr>
          </w:pPr>
          <w:ins w:id="125"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"_Toc444803896"</w:instrText>
            </w:r>
            <w:r w:rsidRPr="00820A4C">
              <w:rPr>
                <w:rStyle w:val="Hyperlink"/>
                <w:noProof/>
              </w:rPr>
              <w:instrText xml:space="preserve"> </w:instrText>
            </w:r>
            <w:r w:rsidRPr="00820A4C">
              <w:rPr>
                <w:rStyle w:val="Hyperlink"/>
                <w:noProof/>
              </w:rPr>
              <w:fldChar w:fldCharType="separate"/>
            </w:r>
            <w:r w:rsidRPr="00820A4C">
              <w:rPr>
                <w:rStyle w:val="Hyperlink"/>
                <w:b/>
                <w:noProof/>
              </w:rPr>
              <w:t>5.2</w:t>
            </w:r>
            <w:r>
              <w:rPr>
                <w:rFonts w:eastAsiaTheme="minorEastAsia"/>
                <w:noProof/>
              </w:rPr>
              <w:tab/>
            </w:r>
            <w:r w:rsidRPr="00820A4C">
              <w:rPr>
                <w:rStyle w:val="Hyperlink"/>
                <w:b/>
                <w:noProof/>
              </w:rPr>
              <w:t>Mortgage Approval</w:t>
            </w:r>
            <w:r>
              <w:rPr>
                <w:noProof/>
                <w:webHidden/>
              </w:rPr>
              <w:tab/>
            </w:r>
            <w:r>
              <w:rPr>
                <w:noProof/>
                <w:webHidden/>
              </w:rPr>
              <w:fldChar w:fldCharType="begin"/>
            </w:r>
            <w:r>
              <w:rPr>
                <w:noProof/>
                <w:webHidden/>
              </w:rPr>
              <w:instrText xml:space="preserve"> PAGEREF _Toc444803896 \h </w:instrText>
            </w:r>
          </w:ins>
          <w:r>
            <w:rPr>
              <w:noProof/>
              <w:webHidden/>
            </w:rPr>
          </w:r>
          <w:r>
            <w:rPr>
              <w:noProof/>
              <w:webHidden/>
            </w:rPr>
            <w:fldChar w:fldCharType="separate"/>
          </w:r>
          <w:ins w:id="126" w:author="Gaurav Dutta" w:date="2016-03-03T21:27:00Z">
            <w:r>
              <w:rPr>
                <w:noProof/>
                <w:webHidden/>
              </w:rPr>
              <w:t>26</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27" w:author="Gaurav Dutta" w:date="2016-03-03T21:27:00Z"/>
              <w:rFonts w:eastAsiaTheme="minorEastAsia"/>
              <w:noProof/>
            </w:rPr>
          </w:pPr>
          <w:ins w:id="128"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"_Toc444803897"</w:instrText>
            </w:r>
            <w:r w:rsidRPr="00820A4C">
              <w:rPr>
                <w:rStyle w:val="Hyperlink"/>
                <w:noProof/>
              </w:rPr>
              <w:instrText xml:space="preserve"> </w:instrText>
            </w:r>
            <w:r w:rsidRPr="00820A4C">
              <w:rPr>
                <w:rStyle w:val="Hyperlink"/>
                <w:noProof/>
              </w:rPr>
              <w:fldChar w:fldCharType="separate"/>
            </w:r>
            <w:r w:rsidRPr="00820A4C">
              <w:rPr>
                <w:rStyle w:val="Hyperlink"/>
                <w:b/>
                <w:noProof/>
              </w:rPr>
              <w:t>5.3</w:t>
            </w:r>
            <w:r>
              <w:rPr>
                <w:rFonts w:eastAsiaTheme="minorEastAsia"/>
                <w:noProof/>
              </w:rPr>
              <w:tab/>
            </w:r>
            <w:r w:rsidRPr="00820A4C">
              <w:rPr>
                <w:rStyle w:val="Hyperlink"/>
                <w:b/>
                <w:noProof/>
              </w:rPr>
              <w:t>Mortgage Letter Issuance</w:t>
            </w:r>
            <w:r>
              <w:rPr>
                <w:noProof/>
                <w:webHidden/>
              </w:rPr>
              <w:tab/>
            </w:r>
            <w:r>
              <w:rPr>
                <w:noProof/>
                <w:webHidden/>
              </w:rPr>
              <w:fldChar w:fldCharType="begin"/>
            </w:r>
            <w:r>
              <w:rPr>
                <w:noProof/>
                <w:webHidden/>
              </w:rPr>
              <w:instrText xml:space="preserve"> PAGEREF _Toc444803897 \h </w:instrText>
            </w:r>
          </w:ins>
          <w:r>
            <w:rPr>
              <w:noProof/>
              <w:webHidden/>
            </w:rPr>
          </w:r>
          <w:r>
            <w:rPr>
              <w:noProof/>
              <w:webHidden/>
            </w:rPr>
            <w:fldChar w:fldCharType="separate"/>
          </w:r>
          <w:ins w:id="129" w:author="Gaurav Dutta" w:date="2016-03-03T21:27:00Z">
            <w:r>
              <w:rPr>
                <w:noProof/>
                <w:webHidden/>
              </w:rPr>
              <w:t>27</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30" w:author="Gaurav Dutta" w:date="2016-03-03T21:27:00Z"/>
              <w:rFonts w:eastAsiaTheme="minorEastAsia"/>
              <w:noProof/>
            </w:rPr>
          </w:pPr>
          <w:ins w:id="131"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"_Toc444803898"</w:instrText>
            </w:r>
            <w:r w:rsidRPr="00820A4C">
              <w:rPr>
                <w:rStyle w:val="Hyperlink"/>
                <w:noProof/>
              </w:rPr>
              <w:instrText xml:space="preserve"> </w:instrText>
            </w:r>
            <w:r w:rsidRPr="00820A4C">
              <w:rPr>
                <w:rStyle w:val="Hyperlink"/>
                <w:noProof/>
              </w:rPr>
              <w:fldChar w:fldCharType="separate"/>
            </w:r>
            <w:r w:rsidRPr="00820A4C">
              <w:rPr>
                <w:rStyle w:val="Hyperlink"/>
                <w:b/>
                <w:noProof/>
              </w:rPr>
              <w:t>5.4</w:t>
            </w:r>
            <w:r>
              <w:rPr>
                <w:rFonts w:eastAsiaTheme="minorEastAsia"/>
                <w:noProof/>
              </w:rPr>
              <w:tab/>
            </w:r>
            <w:r w:rsidRPr="00820A4C">
              <w:rPr>
                <w:rStyle w:val="Hyperlink"/>
                <w:b/>
                <w:noProof/>
              </w:rPr>
              <w:t>Business Rules for Mortgage</w:t>
            </w:r>
            <w:r>
              <w:rPr>
                <w:noProof/>
                <w:webHidden/>
              </w:rPr>
              <w:tab/>
            </w:r>
            <w:r>
              <w:rPr>
                <w:noProof/>
                <w:webHidden/>
              </w:rPr>
              <w:fldChar w:fldCharType="begin"/>
            </w:r>
            <w:r>
              <w:rPr>
                <w:noProof/>
                <w:webHidden/>
              </w:rPr>
              <w:instrText xml:space="preserve"> PAGEREF _Toc444803898 \h </w:instrText>
            </w:r>
          </w:ins>
          <w:r>
            <w:rPr>
              <w:noProof/>
              <w:webHidden/>
            </w:rPr>
          </w:r>
          <w:r>
            <w:rPr>
              <w:noProof/>
              <w:webHidden/>
            </w:rPr>
            <w:fldChar w:fldCharType="separate"/>
          </w:r>
          <w:ins w:id="132" w:author="Gaurav Dutta" w:date="2016-03-03T21:27:00Z">
            <w:r>
              <w:rPr>
                <w:noProof/>
                <w:webHidden/>
              </w:rPr>
              <w:t>27</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33" w:author="Gaurav Dutta" w:date="2016-03-03T21:27:00Z"/>
              <w:rFonts w:eastAsiaTheme="minorEastAsia"/>
              <w:noProof/>
            </w:rPr>
          </w:pPr>
          <w:ins w:id="134"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"_Toc444803899"</w:instrText>
            </w:r>
            <w:r w:rsidRPr="00820A4C">
              <w:rPr>
                <w:rStyle w:val="Hyperlink"/>
                <w:noProof/>
              </w:rPr>
              <w:instrText xml:space="preserve"> </w:instrText>
            </w:r>
            <w:r w:rsidRPr="00820A4C">
              <w:rPr>
                <w:rStyle w:val="Hyperlink"/>
                <w:noProof/>
              </w:rPr>
              <w:fldChar w:fldCharType="separate"/>
            </w:r>
            <w:r w:rsidRPr="00820A4C">
              <w:rPr>
                <w:rStyle w:val="Hyperlink"/>
                <w:b/>
                <w:noProof/>
              </w:rPr>
              <w:t>6</w:t>
            </w:r>
            <w:r>
              <w:rPr>
                <w:rFonts w:eastAsiaTheme="minorEastAsia"/>
                <w:noProof/>
              </w:rPr>
              <w:tab/>
            </w:r>
            <w:r w:rsidRPr="00820A4C">
              <w:rPr>
                <w:rStyle w:val="Hyperlink"/>
                <w:b/>
                <w:noProof/>
              </w:rPr>
              <w:t>Request for Change in Constitution</w:t>
            </w:r>
            <w:r>
              <w:rPr>
                <w:noProof/>
                <w:webHidden/>
              </w:rPr>
              <w:tab/>
            </w:r>
            <w:r>
              <w:rPr>
                <w:noProof/>
                <w:webHidden/>
              </w:rPr>
              <w:fldChar w:fldCharType="begin"/>
            </w:r>
            <w:r>
              <w:rPr>
                <w:noProof/>
                <w:webHidden/>
              </w:rPr>
              <w:instrText xml:space="preserve"> PAGEREF _Toc444803899 \h </w:instrText>
            </w:r>
          </w:ins>
          <w:r>
            <w:rPr>
              <w:noProof/>
              <w:webHidden/>
            </w:rPr>
          </w:r>
          <w:r>
            <w:rPr>
              <w:noProof/>
              <w:webHidden/>
            </w:rPr>
            <w:fldChar w:fldCharType="separate"/>
          </w:r>
          <w:ins w:id="135" w:author="Gaurav Dutta" w:date="2016-03-03T21:27:00Z">
            <w:r>
              <w:rPr>
                <w:noProof/>
                <w:webHidden/>
              </w:rPr>
              <w:t>28</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36" w:author="Gaurav Dutta" w:date="2016-03-03T21:27:00Z"/>
              <w:rFonts w:eastAsiaTheme="minorEastAsia"/>
              <w:noProof/>
            </w:rPr>
          </w:pPr>
          <w:ins w:id="137"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"_Toc444803900"</w:instrText>
            </w:r>
            <w:r w:rsidRPr="00820A4C">
              <w:rPr>
                <w:rStyle w:val="Hyperlink"/>
                <w:noProof/>
              </w:rPr>
              <w:instrText xml:space="preserve"> </w:instrText>
            </w:r>
            <w:r w:rsidRPr="00820A4C">
              <w:rPr>
                <w:rStyle w:val="Hyperlink"/>
                <w:noProof/>
              </w:rPr>
              <w:fldChar w:fldCharType="separate"/>
            </w:r>
            <w:r w:rsidRPr="00820A4C">
              <w:rPr>
                <w:rStyle w:val="Hyperlink"/>
                <w:b/>
                <w:noProof/>
              </w:rPr>
              <w:t>6.1</w:t>
            </w:r>
            <w:r>
              <w:rPr>
                <w:rFonts w:eastAsiaTheme="minorEastAsia"/>
                <w:noProof/>
              </w:rPr>
              <w:tab/>
            </w:r>
            <w:r w:rsidRPr="00820A4C">
              <w:rPr>
                <w:rStyle w:val="Hyperlink"/>
                <w:b/>
                <w:noProof/>
              </w:rPr>
              <w:t>Manage CIC Request</w:t>
            </w:r>
            <w:r>
              <w:rPr>
                <w:noProof/>
                <w:webHidden/>
              </w:rPr>
              <w:tab/>
            </w:r>
            <w:r>
              <w:rPr>
                <w:noProof/>
                <w:webHidden/>
              </w:rPr>
              <w:fldChar w:fldCharType="begin"/>
            </w:r>
            <w:r>
              <w:rPr>
                <w:noProof/>
                <w:webHidden/>
              </w:rPr>
              <w:instrText xml:space="preserve"> PAGEREF _Toc444803900 \h </w:instrText>
            </w:r>
          </w:ins>
          <w:r>
            <w:rPr>
              <w:noProof/>
              <w:webHidden/>
            </w:rPr>
          </w:r>
          <w:r>
            <w:rPr>
              <w:noProof/>
              <w:webHidden/>
            </w:rPr>
            <w:fldChar w:fldCharType="separate"/>
          </w:r>
          <w:ins w:id="138" w:author="Gaurav Dutta" w:date="2016-03-03T21:27:00Z">
            <w:r>
              <w:rPr>
                <w:noProof/>
                <w:webHidden/>
              </w:rPr>
              <w:t>28</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39" w:author="Gaurav Dutta" w:date="2016-03-03T21:27:00Z"/>
              <w:rFonts w:eastAsiaTheme="minorEastAsia"/>
              <w:noProof/>
            </w:rPr>
          </w:pPr>
          <w:ins w:id="140"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"_Toc444803901"</w:instrText>
            </w:r>
            <w:r w:rsidRPr="00820A4C">
              <w:rPr>
                <w:rStyle w:val="Hyperlink"/>
                <w:noProof/>
              </w:rPr>
              <w:instrText xml:space="preserve"> </w:instrText>
            </w:r>
            <w:r w:rsidRPr="00820A4C">
              <w:rPr>
                <w:rStyle w:val="Hyperlink"/>
                <w:noProof/>
              </w:rPr>
              <w:fldChar w:fldCharType="separate"/>
            </w:r>
            <w:r w:rsidRPr="00820A4C">
              <w:rPr>
                <w:rStyle w:val="Hyperlink"/>
                <w:b/>
                <w:noProof/>
              </w:rPr>
              <w:t>6.2</w:t>
            </w:r>
            <w:r>
              <w:rPr>
                <w:rFonts w:eastAsiaTheme="minorEastAsia"/>
                <w:noProof/>
              </w:rPr>
              <w:tab/>
            </w:r>
            <w:r w:rsidRPr="00820A4C">
              <w:rPr>
                <w:rStyle w:val="Hyperlink"/>
                <w:b/>
                <w:noProof/>
              </w:rPr>
              <w:t>CIC Approval</w:t>
            </w:r>
            <w:r>
              <w:rPr>
                <w:noProof/>
                <w:webHidden/>
              </w:rPr>
              <w:tab/>
            </w:r>
            <w:r>
              <w:rPr>
                <w:noProof/>
                <w:webHidden/>
              </w:rPr>
              <w:fldChar w:fldCharType="begin"/>
            </w:r>
            <w:r>
              <w:rPr>
                <w:noProof/>
                <w:webHidden/>
              </w:rPr>
              <w:instrText xml:space="preserve"> PAGEREF _Toc444803901 \h </w:instrText>
            </w:r>
          </w:ins>
          <w:r>
            <w:rPr>
              <w:noProof/>
              <w:webHidden/>
            </w:rPr>
          </w:r>
          <w:r>
            <w:rPr>
              <w:noProof/>
              <w:webHidden/>
            </w:rPr>
            <w:fldChar w:fldCharType="separate"/>
          </w:r>
          <w:ins w:id="141" w:author="Gaurav Dutta" w:date="2016-03-03T21:27:00Z">
            <w:r>
              <w:rPr>
                <w:noProof/>
                <w:webHidden/>
              </w:rPr>
              <w:t>29</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42" w:author="Gaurav Dutta" w:date="2016-03-03T21:27:00Z"/>
              <w:rFonts w:eastAsiaTheme="minorEastAsia"/>
              <w:noProof/>
            </w:rPr>
          </w:pPr>
          <w:ins w:id="143"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"_Toc444803902"</w:instrText>
            </w:r>
            <w:r w:rsidRPr="00820A4C">
              <w:rPr>
                <w:rStyle w:val="Hyperlink"/>
                <w:noProof/>
              </w:rPr>
              <w:instrText xml:space="preserve"> </w:instrText>
            </w:r>
            <w:r w:rsidRPr="00820A4C">
              <w:rPr>
                <w:rStyle w:val="Hyperlink"/>
                <w:noProof/>
              </w:rPr>
              <w:fldChar w:fldCharType="separate"/>
            </w:r>
            <w:r w:rsidRPr="00820A4C">
              <w:rPr>
                <w:rStyle w:val="Hyperlink"/>
                <w:b/>
                <w:noProof/>
              </w:rPr>
              <w:t>6.3</w:t>
            </w:r>
            <w:r>
              <w:rPr>
                <w:rFonts w:eastAsiaTheme="minorEastAsia"/>
                <w:noProof/>
              </w:rPr>
              <w:tab/>
            </w:r>
            <w:r w:rsidRPr="00820A4C">
              <w:rPr>
                <w:rStyle w:val="Hyperlink"/>
                <w:b/>
                <w:noProof/>
              </w:rPr>
              <w:t>CIC Letter Issuance</w:t>
            </w:r>
            <w:r>
              <w:rPr>
                <w:noProof/>
                <w:webHidden/>
              </w:rPr>
              <w:tab/>
            </w:r>
            <w:r>
              <w:rPr>
                <w:noProof/>
                <w:webHidden/>
              </w:rPr>
              <w:fldChar w:fldCharType="begin"/>
            </w:r>
            <w:r>
              <w:rPr>
                <w:noProof/>
                <w:webHidden/>
              </w:rPr>
              <w:instrText xml:space="preserve"> PAGEREF _Toc444803902 \h </w:instrText>
            </w:r>
          </w:ins>
          <w:r>
            <w:rPr>
              <w:noProof/>
              <w:webHidden/>
            </w:rPr>
          </w:r>
          <w:r>
            <w:rPr>
              <w:noProof/>
              <w:webHidden/>
            </w:rPr>
            <w:fldChar w:fldCharType="separate"/>
          </w:r>
          <w:ins w:id="144" w:author="Gaurav Dutta" w:date="2016-03-03T21:27:00Z">
            <w:r>
              <w:rPr>
                <w:noProof/>
                <w:webHidden/>
              </w:rPr>
              <w:t>29</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45" w:author="Gaurav Dutta" w:date="2016-03-03T21:27:00Z"/>
              <w:rFonts w:eastAsiaTheme="minorEastAsia"/>
              <w:noProof/>
            </w:rPr>
          </w:pPr>
          <w:ins w:id="146"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"_Toc444803903"</w:instrText>
            </w:r>
            <w:r w:rsidRPr="00820A4C">
              <w:rPr>
                <w:rStyle w:val="Hyperlink"/>
                <w:noProof/>
              </w:rPr>
              <w:instrText xml:space="preserve"> </w:instrText>
            </w:r>
            <w:r w:rsidRPr="00820A4C">
              <w:rPr>
                <w:rStyle w:val="Hyperlink"/>
                <w:noProof/>
              </w:rPr>
              <w:fldChar w:fldCharType="separate"/>
            </w:r>
            <w:r w:rsidRPr="00820A4C">
              <w:rPr>
                <w:rStyle w:val="Hyperlink"/>
                <w:b/>
                <w:noProof/>
              </w:rPr>
              <w:t>6.4</w:t>
            </w:r>
            <w:r>
              <w:rPr>
                <w:rFonts w:eastAsiaTheme="minorEastAsia"/>
                <w:noProof/>
              </w:rPr>
              <w:tab/>
            </w:r>
            <w:r w:rsidRPr="00820A4C">
              <w:rPr>
                <w:rStyle w:val="Hyperlink"/>
                <w:b/>
                <w:noProof/>
              </w:rPr>
              <w:t>Business Rules</w:t>
            </w:r>
            <w:r>
              <w:rPr>
                <w:noProof/>
                <w:webHidden/>
              </w:rPr>
              <w:tab/>
            </w:r>
            <w:r>
              <w:rPr>
                <w:noProof/>
                <w:webHidden/>
              </w:rPr>
              <w:fldChar w:fldCharType="begin"/>
            </w:r>
            <w:r>
              <w:rPr>
                <w:noProof/>
                <w:webHidden/>
              </w:rPr>
              <w:instrText xml:space="preserve"> PAGEREF _Toc444803903 \h </w:instrText>
            </w:r>
          </w:ins>
          <w:r>
            <w:rPr>
              <w:noProof/>
              <w:webHidden/>
            </w:rPr>
          </w:r>
          <w:r>
            <w:rPr>
              <w:noProof/>
              <w:webHidden/>
            </w:rPr>
            <w:fldChar w:fldCharType="separate"/>
          </w:r>
          <w:ins w:id="147" w:author="Gaurav Dutta" w:date="2016-03-03T21:27:00Z">
            <w:r>
              <w:rPr>
                <w:noProof/>
                <w:webHidden/>
              </w:rPr>
              <w:t>29</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48" w:author="Gaurav Dutta" w:date="2016-03-03T21:27:00Z"/>
              <w:rFonts w:eastAsiaTheme="minorEastAsia"/>
              <w:noProof/>
            </w:rPr>
          </w:pPr>
          <w:ins w:id="149"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"_Toc444803907"</w:instrText>
            </w:r>
            <w:r w:rsidRPr="00820A4C">
              <w:rPr>
                <w:rStyle w:val="Hyperlink"/>
                <w:noProof/>
              </w:rPr>
              <w:instrText xml:space="preserve"> </w:instrText>
            </w:r>
            <w:r w:rsidRPr="00820A4C">
              <w:rPr>
                <w:rStyle w:val="Hyperlink"/>
                <w:noProof/>
              </w:rPr>
              <w:fldChar w:fldCharType="separate"/>
            </w:r>
            <w:r w:rsidRPr="00820A4C">
              <w:rPr>
                <w:rStyle w:val="Hyperlink"/>
                <w:b/>
                <w:noProof/>
              </w:rPr>
              <w:t>7</w:t>
            </w:r>
            <w:r>
              <w:rPr>
                <w:rFonts w:eastAsiaTheme="minorEastAsia"/>
                <w:noProof/>
              </w:rPr>
              <w:tab/>
            </w:r>
            <w:r w:rsidRPr="00820A4C">
              <w:rPr>
                <w:rStyle w:val="Hyperlink"/>
                <w:b/>
                <w:noProof/>
              </w:rPr>
              <w:t>Request for Rent Permission</w:t>
            </w:r>
            <w:r>
              <w:rPr>
                <w:noProof/>
                <w:webHidden/>
              </w:rPr>
              <w:tab/>
            </w:r>
            <w:r>
              <w:rPr>
                <w:noProof/>
                <w:webHidden/>
              </w:rPr>
              <w:fldChar w:fldCharType="begin"/>
            </w:r>
            <w:r>
              <w:rPr>
                <w:noProof/>
                <w:webHidden/>
              </w:rPr>
              <w:instrText xml:space="preserve"> PAGEREF _Toc444803907 \h </w:instrText>
            </w:r>
          </w:ins>
          <w:r>
            <w:rPr>
              <w:noProof/>
              <w:webHidden/>
            </w:rPr>
          </w:r>
          <w:r>
            <w:rPr>
              <w:noProof/>
              <w:webHidden/>
            </w:rPr>
            <w:fldChar w:fldCharType="separate"/>
          </w:r>
          <w:ins w:id="150" w:author="Gaurav Dutta" w:date="2016-03-03T21:27:00Z">
            <w:r>
              <w:rPr>
                <w:noProof/>
                <w:webHidden/>
              </w:rPr>
              <w:t>31</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51" w:author="Gaurav Dutta" w:date="2016-03-03T21:27:00Z"/>
              <w:rFonts w:eastAsiaTheme="minorEastAsia"/>
              <w:noProof/>
            </w:rPr>
          </w:pPr>
          <w:ins w:id="152"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"_Toc444803908"</w:instrText>
            </w:r>
            <w:r w:rsidRPr="00820A4C">
              <w:rPr>
                <w:rStyle w:val="Hyperlink"/>
                <w:noProof/>
              </w:rPr>
              <w:instrText xml:space="preserve"> </w:instrText>
            </w:r>
            <w:r w:rsidRPr="00820A4C">
              <w:rPr>
                <w:rStyle w:val="Hyperlink"/>
                <w:noProof/>
              </w:rPr>
              <w:fldChar w:fldCharType="separate"/>
            </w:r>
            <w:r w:rsidRPr="00820A4C">
              <w:rPr>
                <w:rStyle w:val="Hyperlink"/>
                <w:b/>
                <w:noProof/>
              </w:rPr>
              <w:t>7.1</w:t>
            </w:r>
            <w:r>
              <w:rPr>
                <w:rFonts w:eastAsiaTheme="minorEastAsia"/>
                <w:noProof/>
              </w:rPr>
              <w:tab/>
            </w:r>
            <w:r w:rsidRPr="00820A4C">
              <w:rPr>
                <w:rStyle w:val="Hyperlink"/>
                <w:b/>
                <w:noProof/>
              </w:rPr>
              <w:t>Manage Rent Permission Request</w:t>
            </w:r>
            <w:r>
              <w:rPr>
                <w:noProof/>
                <w:webHidden/>
              </w:rPr>
              <w:tab/>
            </w:r>
            <w:r>
              <w:rPr>
                <w:noProof/>
                <w:webHidden/>
              </w:rPr>
              <w:fldChar w:fldCharType="begin"/>
            </w:r>
            <w:r>
              <w:rPr>
                <w:noProof/>
                <w:webHidden/>
              </w:rPr>
              <w:instrText xml:space="preserve"> PAGEREF _Toc444803908 \h </w:instrText>
            </w:r>
          </w:ins>
          <w:r>
            <w:rPr>
              <w:noProof/>
              <w:webHidden/>
            </w:rPr>
          </w:r>
          <w:r>
            <w:rPr>
              <w:noProof/>
              <w:webHidden/>
            </w:rPr>
            <w:fldChar w:fldCharType="separate"/>
          </w:r>
          <w:ins w:id="153" w:author="Gaurav Dutta" w:date="2016-03-03T21:27:00Z">
            <w:r>
              <w:rPr>
                <w:noProof/>
                <w:webHidden/>
              </w:rPr>
              <w:t>31</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54" w:author="Gaurav Dutta" w:date="2016-03-03T21:27:00Z"/>
              <w:rFonts w:eastAsiaTheme="minorEastAsia"/>
              <w:noProof/>
            </w:rPr>
          </w:pPr>
          <w:ins w:id="155"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"_Toc444803909"</w:instrText>
            </w:r>
            <w:r w:rsidRPr="00820A4C">
              <w:rPr>
                <w:rStyle w:val="Hyperlink"/>
                <w:noProof/>
              </w:rPr>
              <w:instrText xml:space="preserve"> </w:instrText>
            </w:r>
            <w:r w:rsidRPr="00820A4C">
              <w:rPr>
                <w:rStyle w:val="Hyperlink"/>
                <w:noProof/>
              </w:rPr>
              <w:fldChar w:fldCharType="separate"/>
            </w:r>
            <w:r w:rsidRPr="00820A4C">
              <w:rPr>
                <w:rStyle w:val="Hyperlink"/>
                <w:b/>
                <w:noProof/>
              </w:rPr>
              <w:t>7.2</w:t>
            </w:r>
            <w:r>
              <w:rPr>
                <w:rFonts w:eastAsiaTheme="minorEastAsia"/>
                <w:noProof/>
              </w:rPr>
              <w:tab/>
            </w:r>
            <w:r w:rsidRPr="00820A4C">
              <w:rPr>
                <w:rStyle w:val="Hyperlink"/>
                <w:b/>
                <w:noProof/>
              </w:rPr>
              <w:t>Rent Permission Request Approval(s)</w:t>
            </w:r>
            <w:r>
              <w:rPr>
                <w:noProof/>
                <w:webHidden/>
              </w:rPr>
              <w:tab/>
            </w:r>
            <w:r>
              <w:rPr>
                <w:noProof/>
                <w:webHidden/>
              </w:rPr>
              <w:fldChar w:fldCharType="begin"/>
            </w:r>
            <w:r>
              <w:rPr>
                <w:noProof/>
                <w:webHidden/>
              </w:rPr>
              <w:instrText xml:space="preserve"> PAGEREF _Toc444803909 \h </w:instrText>
            </w:r>
          </w:ins>
          <w:r>
            <w:rPr>
              <w:noProof/>
              <w:webHidden/>
            </w:rPr>
          </w:r>
          <w:r>
            <w:rPr>
              <w:noProof/>
              <w:webHidden/>
            </w:rPr>
            <w:fldChar w:fldCharType="separate"/>
          </w:r>
          <w:ins w:id="156" w:author="Gaurav Dutta" w:date="2016-03-03T21:27:00Z">
            <w:r>
              <w:rPr>
                <w:noProof/>
                <w:webHidden/>
              </w:rPr>
              <w:t>31</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57" w:author="Gaurav Dutta" w:date="2016-03-03T21:27:00Z"/>
              <w:rFonts w:eastAsiaTheme="minorEastAsia"/>
              <w:noProof/>
            </w:rPr>
          </w:pPr>
          <w:ins w:id="158"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"_Toc444803910"</w:instrText>
            </w:r>
            <w:r w:rsidRPr="00820A4C">
              <w:rPr>
                <w:rStyle w:val="Hyperlink"/>
                <w:noProof/>
              </w:rPr>
              <w:instrText xml:space="preserve"> </w:instrText>
            </w:r>
            <w:r w:rsidRPr="00820A4C">
              <w:rPr>
                <w:rStyle w:val="Hyperlink"/>
                <w:noProof/>
              </w:rPr>
              <w:fldChar w:fldCharType="separate"/>
            </w:r>
            <w:r w:rsidRPr="00820A4C">
              <w:rPr>
                <w:rStyle w:val="Hyperlink"/>
                <w:b/>
                <w:noProof/>
              </w:rPr>
              <w:t>7.3</w:t>
            </w:r>
            <w:r>
              <w:rPr>
                <w:rFonts w:eastAsiaTheme="minorEastAsia"/>
                <w:noProof/>
              </w:rPr>
              <w:tab/>
            </w:r>
            <w:r w:rsidRPr="00820A4C">
              <w:rPr>
                <w:rStyle w:val="Hyperlink"/>
                <w:b/>
                <w:noProof/>
              </w:rPr>
              <w:t>Business Rules for Renting</w:t>
            </w:r>
            <w:r>
              <w:rPr>
                <w:noProof/>
                <w:webHidden/>
              </w:rPr>
              <w:tab/>
            </w:r>
            <w:r>
              <w:rPr>
                <w:noProof/>
                <w:webHidden/>
              </w:rPr>
              <w:fldChar w:fldCharType="begin"/>
            </w:r>
            <w:r>
              <w:rPr>
                <w:noProof/>
                <w:webHidden/>
              </w:rPr>
              <w:instrText xml:space="preserve"> PAGEREF _Toc444803910 \h </w:instrText>
            </w:r>
          </w:ins>
          <w:r>
            <w:rPr>
              <w:noProof/>
              <w:webHidden/>
            </w:rPr>
          </w:r>
          <w:r>
            <w:rPr>
              <w:noProof/>
              <w:webHidden/>
            </w:rPr>
            <w:fldChar w:fldCharType="separate"/>
          </w:r>
          <w:ins w:id="159" w:author="Gaurav Dutta" w:date="2016-03-03T21:27:00Z">
            <w:r>
              <w:rPr>
                <w:noProof/>
                <w:webHidden/>
              </w:rPr>
              <w:t>32</w:t>
            </w:r>
            <w:r>
              <w:rPr>
                <w:noProof/>
                <w:webHidden/>
              </w:rPr>
              <w:fldChar w:fldCharType="end"/>
            </w:r>
            <w:r w:rsidRPr="00820A4C">
              <w:rPr>
                <w:rStyle w:val="Hyperlink"/>
                <w:noProof/>
              </w:rPr>
              <w:fldChar w:fldCharType="end"/>
            </w:r>
          </w:ins>
        </w:p>
        <w:p w:rsidR="00D73102" w:rsidRDefault="00D73102">
          <w:pPr>
            <w:pStyle w:val="TOC2"/>
            <w:tabs>
              <w:tab w:val="right" w:leader="dot" w:pos="9595"/>
            </w:tabs>
            <w:rPr>
              <w:ins w:id="160" w:author="Gaurav Dutta" w:date="2016-03-03T21:27:00Z"/>
              <w:rFonts w:eastAsiaTheme="minorEastAsia"/>
              <w:noProof/>
            </w:rPr>
          </w:pPr>
          <w:ins w:id="161"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"_Toc444803911"</w:instrText>
            </w:r>
            <w:r w:rsidRPr="00820A4C">
              <w:rPr>
                <w:rStyle w:val="Hyperlink"/>
                <w:noProof/>
              </w:rPr>
              <w:instrText xml:space="preserve"> </w:instrText>
            </w:r>
            <w:r w:rsidRPr="00820A4C">
              <w:rPr>
                <w:rStyle w:val="Hyperlink"/>
                <w:noProof/>
              </w:rPr>
              <w:fldChar w:fldCharType="separate"/>
            </w:r>
            <w:r w:rsidRPr="00820A4C">
              <w:rPr>
                <w:rStyle w:val="Hyperlink"/>
                <w:b/>
                <w:noProof/>
              </w:rPr>
              <w:t>11. Miscellaneous Business Rules</w:t>
            </w:r>
            <w:r>
              <w:rPr>
                <w:noProof/>
                <w:webHidden/>
              </w:rPr>
              <w:tab/>
            </w:r>
            <w:r>
              <w:rPr>
                <w:noProof/>
                <w:webHidden/>
              </w:rPr>
              <w:fldChar w:fldCharType="begin"/>
            </w:r>
            <w:r>
              <w:rPr>
                <w:noProof/>
                <w:webHidden/>
              </w:rPr>
              <w:instrText xml:space="preserve"> PAGEREF _Toc444803911 \h </w:instrText>
            </w:r>
          </w:ins>
          <w:r>
            <w:rPr>
              <w:noProof/>
              <w:webHidden/>
            </w:rPr>
          </w:r>
          <w:r>
            <w:rPr>
              <w:noProof/>
              <w:webHidden/>
            </w:rPr>
            <w:fldChar w:fldCharType="separate"/>
          </w:r>
          <w:ins w:id="162" w:author="Gaurav Dutta" w:date="2016-03-03T21:27:00Z">
            <w:r>
              <w:rPr>
                <w:noProof/>
                <w:webHidden/>
              </w:rPr>
              <w:t>33</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63" w:author="Gaurav Dutta" w:date="2016-03-03T21:27:00Z"/>
              <w:rFonts w:eastAsiaTheme="minorEastAsia"/>
              <w:noProof/>
            </w:rPr>
          </w:pPr>
          <w:ins w:id="164"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"_Toc444803912"</w:instrText>
            </w:r>
            <w:r w:rsidRPr="00820A4C">
              <w:rPr>
                <w:rStyle w:val="Hyperlink"/>
                <w:noProof/>
              </w:rPr>
              <w:instrText xml:space="preserve"> </w:instrText>
            </w:r>
            <w:r w:rsidRPr="00820A4C">
              <w:rPr>
                <w:rStyle w:val="Hyperlink"/>
                <w:noProof/>
              </w:rPr>
              <w:fldChar w:fldCharType="separate"/>
            </w:r>
            <w:r w:rsidRPr="00820A4C">
              <w:rPr>
                <w:rStyle w:val="Hyperlink"/>
                <w:b/>
                <w:noProof/>
              </w:rPr>
              <w:t>11.1</w:t>
            </w:r>
            <w:r>
              <w:rPr>
                <w:rFonts w:eastAsiaTheme="minorEastAsia"/>
                <w:noProof/>
              </w:rPr>
              <w:tab/>
            </w:r>
            <w:r w:rsidRPr="00820A4C">
              <w:rPr>
                <w:rStyle w:val="Hyperlink"/>
                <w:b/>
                <w:noProof/>
              </w:rPr>
              <w:t>Surrender</w:t>
            </w:r>
            <w:r>
              <w:rPr>
                <w:noProof/>
                <w:webHidden/>
              </w:rPr>
              <w:tab/>
            </w:r>
            <w:r>
              <w:rPr>
                <w:noProof/>
                <w:webHidden/>
              </w:rPr>
              <w:fldChar w:fldCharType="begin"/>
            </w:r>
            <w:r>
              <w:rPr>
                <w:noProof/>
                <w:webHidden/>
              </w:rPr>
              <w:instrText xml:space="preserve"> PAGEREF _Toc444803912 \h </w:instrText>
            </w:r>
          </w:ins>
          <w:r>
            <w:rPr>
              <w:noProof/>
              <w:webHidden/>
            </w:rPr>
          </w:r>
          <w:r>
            <w:rPr>
              <w:noProof/>
              <w:webHidden/>
            </w:rPr>
            <w:fldChar w:fldCharType="separate"/>
          </w:r>
          <w:ins w:id="165" w:author="Gaurav Dutta" w:date="2016-03-03T21:27:00Z">
            <w:r>
              <w:rPr>
                <w:noProof/>
                <w:webHidden/>
              </w:rPr>
              <w:t>33</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66" w:author="Gaurav Dutta" w:date="2016-03-03T21:27:00Z"/>
              <w:rFonts w:eastAsiaTheme="minorEastAsia"/>
              <w:noProof/>
            </w:rPr>
          </w:pPr>
          <w:ins w:id="167"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"_Toc444803913"</w:instrText>
            </w:r>
            <w:r w:rsidRPr="00820A4C">
              <w:rPr>
                <w:rStyle w:val="Hyperlink"/>
                <w:noProof/>
              </w:rPr>
              <w:instrText xml:space="preserve"> </w:instrText>
            </w:r>
            <w:r w:rsidRPr="00820A4C">
              <w:rPr>
                <w:rStyle w:val="Hyperlink"/>
                <w:noProof/>
              </w:rPr>
              <w:fldChar w:fldCharType="separate"/>
            </w:r>
            <w:r w:rsidRPr="00820A4C">
              <w:rPr>
                <w:rStyle w:val="Hyperlink"/>
                <w:b/>
                <w:noProof/>
              </w:rPr>
              <w:t>11.2</w:t>
            </w:r>
            <w:r>
              <w:rPr>
                <w:rFonts w:eastAsiaTheme="minorEastAsia"/>
                <w:noProof/>
              </w:rPr>
              <w:tab/>
            </w:r>
            <w:r w:rsidRPr="00820A4C">
              <w:rPr>
                <w:rStyle w:val="Hyperlink"/>
                <w:b/>
                <w:noProof/>
              </w:rPr>
              <w:t>Restoration of Industrial Plot</w:t>
            </w:r>
            <w:r>
              <w:rPr>
                <w:noProof/>
                <w:webHidden/>
              </w:rPr>
              <w:tab/>
            </w:r>
            <w:r>
              <w:rPr>
                <w:noProof/>
                <w:webHidden/>
              </w:rPr>
              <w:fldChar w:fldCharType="begin"/>
            </w:r>
            <w:r>
              <w:rPr>
                <w:noProof/>
                <w:webHidden/>
              </w:rPr>
              <w:instrText xml:space="preserve"> PAGEREF _Toc444803913 \h </w:instrText>
            </w:r>
          </w:ins>
          <w:r>
            <w:rPr>
              <w:noProof/>
              <w:webHidden/>
            </w:rPr>
          </w:r>
          <w:r>
            <w:rPr>
              <w:noProof/>
              <w:webHidden/>
            </w:rPr>
            <w:fldChar w:fldCharType="separate"/>
          </w:r>
          <w:ins w:id="168" w:author="Gaurav Dutta" w:date="2016-03-03T21:27:00Z">
            <w:r>
              <w:rPr>
                <w:noProof/>
                <w:webHidden/>
              </w:rPr>
              <w:t>33</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69" w:author="Gaurav Dutta" w:date="2016-03-03T21:27:00Z"/>
              <w:rFonts w:eastAsiaTheme="minorEastAsia"/>
              <w:noProof/>
            </w:rPr>
          </w:pPr>
          <w:ins w:id="170"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"_Toc444803914"</w:instrText>
            </w:r>
            <w:r w:rsidRPr="00820A4C">
              <w:rPr>
                <w:rStyle w:val="Hyperlink"/>
                <w:noProof/>
              </w:rPr>
              <w:instrText xml:space="preserve"> </w:instrText>
            </w:r>
            <w:r w:rsidRPr="00820A4C">
              <w:rPr>
                <w:rStyle w:val="Hyperlink"/>
                <w:noProof/>
              </w:rPr>
              <w:fldChar w:fldCharType="separate"/>
            </w:r>
            <w:r w:rsidRPr="00820A4C">
              <w:rPr>
                <w:rStyle w:val="Hyperlink"/>
                <w:b/>
                <w:noProof/>
              </w:rPr>
              <w:t>11.3</w:t>
            </w:r>
            <w:r>
              <w:rPr>
                <w:rFonts w:eastAsiaTheme="minorEastAsia"/>
                <w:noProof/>
              </w:rPr>
              <w:tab/>
            </w:r>
            <w:r w:rsidRPr="00820A4C">
              <w:rPr>
                <w:rStyle w:val="Hyperlink"/>
                <w:b/>
                <w:noProof/>
              </w:rPr>
              <w:t>Conversion</w:t>
            </w:r>
            <w:r>
              <w:rPr>
                <w:noProof/>
                <w:webHidden/>
              </w:rPr>
              <w:tab/>
            </w:r>
            <w:r>
              <w:rPr>
                <w:noProof/>
                <w:webHidden/>
              </w:rPr>
              <w:fldChar w:fldCharType="begin"/>
            </w:r>
            <w:r>
              <w:rPr>
                <w:noProof/>
                <w:webHidden/>
              </w:rPr>
              <w:instrText xml:space="preserve"> PAGEREF _Toc444803914 \h </w:instrText>
            </w:r>
          </w:ins>
          <w:r>
            <w:rPr>
              <w:noProof/>
              <w:webHidden/>
            </w:rPr>
          </w:r>
          <w:r>
            <w:rPr>
              <w:noProof/>
              <w:webHidden/>
            </w:rPr>
            <w:fldChar w:fldCharType="separate"/>
          </w:r>
          <w:ins w:id="171" w:author="Gaurav Dutta" w:date="2016-03-03T21:27:00Z">
            <w:r>
              <w:rPr>
                <w:noProof/>
                <w:webHidden/>
              </w:rPr>
              <w:t>33</w:t>
            </w:r>
            <w:r>
              <w:rPr>
                <w:noProof/>
                <w:webHidden/>
              </w:rPr>
              <w:fldChar w:fldCharType="end"/>
            </w:r>
            <w:r w:rsidRPr="00820A4C">
              <w:rPr>
                <w:rStyle w:val="Hyperlink"/>
                <w:noProof/>
              </w:rPr>
              <w:fldChar w:fldCharType="end"/>
            </w:r>
          </w:ins>
        </w:p>
        <w:p w:rsidR="00D73102" w:rsidRDefault="00D73102">
          <w:pPr>
            <w:pStyle w:val="TOC3"/>
            <w:tabs>
              <w:tab w:val="left" w:pos="1100"/>
              <w:tab w:val="right" w:leader="dot" w:pos="9595"/>
            </w:tabs>
            <w:rPr>
              <w:ins w:id="172" w:author="Gaurav Dutta" w:date="2016-03-03T21:27:00Z"/>
              <w:rFonts w:eastAsiaTheme="minorEastAsia"/>
              <w:noProof/>
            </w:rPr>
          </w:pPr>
          <w:ins w:id="173"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"_Toc444803915"</w:instrText>
            </w:r>
            <w:r w:rsidRPr="00820A4C">
              <w:rPr>
                <w:rStyle w:val="Hyperlink"/>
                <w:noProof/>
              </w:rPr>
              <w:instrText xml:space="preserve"> </w:instrText>
            </w:r>
            <w:r w:rsidRPr="00820A4C">
              <w:rPr>
                <w:rStyle w:val="Hyperlink"/>
                <w:noProof/>
              </w:rPr>
              <w:fldChar w:fldCharType="separate"/>
            </w:r>
            <w:r w:rsidRPr="00820A4C">
              <w:rPr>
                <w:rStyle w:val="Hyperlink"/>
                <w:b/>
                <w:noProof/>
              </w:rPr>
              <w:t>12.1</w:t>
            </w:r>
            <w:r>
              <w:rPr>
                <w:rFonts w:eastAsiaTheme="minorEastAsia"/>
                <w:noProof/>
              </w:rPr>
              <w:tab/>
            </w:r>
            <w:r w:rsidRPr="00820A4C">
              <w:rPr>
                <w:rStyle w:val="Hyperlink"/>
                <w:b/>
                <w:noProof/>
              </w:rPr>
              <w:t>Miscellaneous</w:t>
            </w:r>
            <w:r>
              <w:rPr>
                <w:noProof/>
                <w:webHidden/>
              </w:rPr>
              <w:tab/>
            </w:r>
            <w:r>
              <w:rPr>
                <w:noProof/>
                <w:webHidden/>
              </w:rPr>
              <w:fldChar w:fldCharType="begin"/>
            </w:r>
            <w:r>
              <w:rPr>
                <w:noProof/>
                <w:webHidden/>
              </w:rPr>
              <w:instrText xml:space="preserve"> PAGEREF _Toc444803915 \h </w:instrText>
            </w:r>
          </w:ins>
          <w:r>
            <w:rPr>
              <w:noProof/>
              <w:webHidden/>
            </w:rPr>
          </w:r>
          <w:r>
            <w:rPr>
              <w:noProof/>
              <w:webHidden/>
            </w:rPr>
            <w:fldChar w:fldCharType="separate"/>
          </w:r>
          <w:ins w:id="174" w:author="Gaurav Dutta" w:date="2016-03-03T21:27:00Z">
            <w:r>
              <w:rPr>
                <w:noProof/>
                <w:webHidden/>
              </w:rPr>
              <w:t>34</w:t>
            </w:r>
            <w:r>
              <w:rPr>
                <w:noProof/>
                <w:webHidden/>
              </w:rPr>
              <w:fldChar w:fldCharType="end"/>
            </w:r>
            <w:r w:rsidRPr="00820A4C">
              <w:rPr>
                <w:rStyle w:val="Hyperlink"/>
                <w:noProof/>
              </w:rPr>
              <w:fldChar w:fldCharType="end"/>
            </w:r>
          </w:ins>
        </w:p>
        <w:p w:rsidR="00D73102" w:rsidRDefault="00D73102">
          <w:pPr>
            <w:pStyle w:val="TOC1"/>
            <w:tabs>
              <w:tab w:val="right" w:leader="dot" w:pos="9595"/>
            </w:tabs>
            <w:rPr>
              <w:ins w:id="175" w:author="Gaurav Dutta" w:date="2016-03-03T21:27:00Z"/>
              <w:rFonts w:eastAsiaTheme="minorEastAsia"/>
              <w:noProof/>
            </w:rPr>
          </w:pPr>
          <w:ins w:id="176"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"_Toc444803916"</w:instrText>
            </w:r>
            <w:r w:rsidRPr="00820A4C">
              <w:rPr>
                <w:rStyle w:val="Hyperlink"/>
                <w:noProof/>
              </w:rPr>
              <w:instrText xml:space="preserve"> </w:instrText>
            </w:r>
            <w:r w:rsidRPr="00820A4C">
              <w:rPr>
                <w:rStyle w:val="Hyperlink"/>
                <w:noProof/>
              </w:rPr>
              <w:fldChar w:fldCharType="separate"/>
            </w:r>
            <w:r w:rsidRPr="00820A4C">
              <w:rPr>
                <w:rStyle w:val="Hyperlink"/>
                <w:b/>
                <w:noProof/>
              </w:rPr>
              <w:t>Annexure A</w:t>
            </w:r>
            <w:r>
              <w:rPr>
                <w:noProof/>
                <w:webHidden/>
              </w:rPr>
              <w:tab/>
            </w:r>
            <w:r>
              <w:rPr>
                <w:noProof/>
                <w:webHidden/>
              </w:rPr>
              <w:fldChar w:fldCharType="begin"/>
            </w:r>
            <w:r>
              <w:rPr>
                <w:noProof/>
                <w:webHidden/>
              </w:rPr>
              <w:instrText xml:space="preserve"> PAGEREF _Toc444803916 \h </w:instrText>
            </w:r>
          </w:ins>
          <w:r>
            <w:rPr>
              <w:noProof/>
              <w:webHidden/>
            </w:rPr>
          </w:r>
          <w:r>
            <w:rPr>
              <w:noProof/>
              <w:webHidden/>
            </w:rPr>
            <w:fldChar w:fldCharType="separate"/>
          </w:r>
          <w:ins w:id="177" w:author="Gaurav Dutta" w:date="2016-03-03T21:27:00Z">
            <w:r>
              <w:rPr>
                <w:noProof/>
                <w:webHidden/>
              </w:rPr>
              <w:t>35</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78" w:author="Gaurav Dutta" w:date="2016-03-03T21:27:00Z"/>
              <w:rFonts w:eastAsiaTheme="minorEastAsia"/>
              <w:noProof/>
            </w:rPr>
          </w:pPr>
          <w:ins w:id="179"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"_Toc444803917"</w:instrText>
            </w:r>
            <w:r w:rsidRPr="00820A4C">
              <w:rPr>
                <w:rStyle w:val="Hyperlink"/>
                <w:noProof/>
              </w:rPr>
              <w:instrText xml:space="preserve"> </w:instrText>
            </w:r>
            <w:r w:rsidRPr="00820A4C">
              <w:rPr>
                <w:rStyle w:val="Hyperlink"/>
                <w:noProof/>
              </w:rPr>
              <w:fldChar w:fldCharType="separate"/>
            </w:r>
            <w:r w:rsidRPr="00820A4C">
              <w:rPr>
                <w:rStyle w:val="Hyperlink"/>
                <w:b/>
                <w:noProof/>
              </w:rPr>
              <w:t>1.</w:t>
            </w:r>
            <w:r>
              <w:rPr>
                <w:rFonts w:eastAsiaTheme="minorEastAsia"/>
                <w:noProof/>
              </w:rPr>
              <w:tab/>
            </w:r>
            <w:r w:rsidRPr="00820A4C">
              <w:rPr>
                <w:rStyle w:val="Hyperlink"/>
                <w:b/>
                <w:noProof/>
              </w:rPr>
              <w:t>Allotment Letter</w:t>
            </w:r>
            <w:r>
              <w:rPr>
                <w:noProof/>
                <w:webHidden/>
              </w:rPr>
              <w:tab/>
            </w:r>
            <w:r>
              <w:rPr>
                <w:noProof/>
                <w:webHidden/>
              </w:rPr>
              <w:fldChar w:fldCharType="begin"/>
            </w:r>
            <w:r>
              <w:rPr>
                <w:noProof/>
                <w:webHidden/>
              </w:rPr>
              <w:instrText xml:space="preserve"> PAGEREF _Toc444803917 \h </w:instrText>
            </w:r>
          </w:ins>
          <w:r>
            <w:rPr>
              <w:noProof/>
              <w:webHidden/>
            </w:rPr>
          </w:r>
          <w:r>
            <w:rPr>
              <w:noProof/>
              <w:webHidden/>
            </w:rPr>
            <w:fldChar w:fldCharType="separate"/>
          </w:r>
          <w:ins w:id="180" w:author="Gaurav Dutta" w:date="2016-03-03T21:27:00Z">
            <w:r>
              <w:rPr>
                <w:noProof/>
                <w:webHidden/>
              </w:rPr>
              <w:t>35</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81" w:author="Gaurav Dutta" w:date="2016-03-03T21:27:00Z"/>
              <w:rFonts w:eastAsiaTheme="minorEastAsia"/>
              <w:noProof/>
            </w:rPr>
          </w:pPr>
          <w:ins w:id="182"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"_Toc444803918"</w:instrText>
            </w:r>
            <w:r w:rsidRPr="00820A4C">
              <w:rPr>
                <w:rStyle w:val="Hyperlink"/>
                <w:noProof/>
              </w:rPr>
              <w:instrText xml:space="preserve"> </w:instrText>
            </w:r>
            <w:r w:rsidRPr="00820A4C">
              <w:rPr>
                <w:rStyle w:val="Hyperlink"/>
                <w:noProof/>
              </w:rPr>
              <w:fldChar w:fldCharType="separate"/>
            </w:r>
            <w:r w:rsidRPr="00820A4C">
              <w:rPr>
                <w:rStyle w:val="Hyperlink"/>
                <w:b/>
                <w:noProof/>
              </w:rPr>
              <w:t>2.</w:t>
            </w:r>
            <w:r>
              <w:rPr>
                <w:rFonts w:eastAsiaTheme="minorEastAsia"/>
                <w:noProof/>
              </w:rPr>
              <w:tab/>
            </w:r>
            <w:r w:rsidRPr="00820A4C">
              <w:rPr>
                <w:rStyle w:val="Hyperlink"/>
                <w:b/>
                <w:noProof/>
              </w:rPr>
              <w:t>Payment Schedule (Demand Letter)</w:t>
            </w:r>
            <w:r>
              <w:rPr>
                <w:noProof/>
                <w:webHidden/>
              </w:rPr>
              <w:tab/>
            </w:r>
            <w:r>
              <w:rPr>
                <w:noProof/>
                <w:webHidden/>
              </w:rPr>
              <w:fldChar w:fldCharType="begin"/>
            </w:r>
            <w:r>
              <w:rPr>
                <w:noProof/>
                <w:webHidden/>
              </w:rPr>
              <w:instrText xml:space="preserve"> PAGEREF _Toc444803918 \h </w:instrText>
            </w:r>
          </w:ins>
          <w:r>
            <w:rPr>
              <w:noProof/>
              <w:webHidden/>
            </w:rPr>
          </w:r>
          <w:r>
            <w:rPr>
              <w:noProof/>
              <w:webHidden/>
            </w:rPr>
            <w:fldChar w:fldCharType="separate"/>
          </w:r>
          <w:ins w:id="183" w:author="Gaurav Dutta" w:date="2016-03-03T21:27:00Z">
            <w:r>
              <w:rPr>
                <w:noProof/>
                <w:webHidden/>
              </w:rPr>
              <w:t>36</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84" w:author="Gaurav Dutta" w:date="2016-03-03T21:27:00Z"/>
              <w:rFonts w:eastAsiaTheme="minorEastAsia"/>
              <w:noProof/>
            </w:rPr>
          </w:pPr>
          <w:ins w:id="185"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"_Toc444803919"</w:instrText>
            </w:r>
            <w:r w:rsidRPr="00820A4C">
              <w:rPr>
                <w:rStyle w:val="Hyperlink"/>
                <w:noProof/>
              </w:rPr>
              <w:instrText xml:space="preserve"> </w:instrText>
            </w:r>
            <w:r w:rsidRPr="00820A4C">
              <w:rPr>
                <w:rStyle w:val="Hyperlink"/>
                <w:noProof/>
              </w:rPr>
              <w:fldChar w:fldCharType="separate"/>
            </w:r>
            <w:r w:rsidRPr="00820A4C">
              <w:rPr>
                <w:rStyle w:val="Hyperlink"/>
                <w:b/>
                <w:noProof/>
              </w:rPr>
              <w:t>3.</w:t>
            </w:r>
            <w:r>
              <w:rPr>
                <w:rFonts w:eastAsiaTheme="minorEastAsia"/>
                <w:noProof/>
              </w:rPr>
              <w:tab/>
            </w:r>
            <w:r w:rsidRPr="00820A4C">
              <w:rPr>
                <w:rStyle w:val="Hyperlink"/>
                <w:b/>
                <w:noProof/>
              </w:rPr>
              <w:t>Rent Permission Letter</w:t>
            </w:r>
            <w:r>
              <w:rPr>
                <w:noProof/>
                <w:webHidden/>
              </w:rPr>
              <w:tab/>
            </w:r>
            <w:r>
              <w:rPr>
                <w:noProof/>
                <w:webHidden/>
              </w:rPr>
              <w:fldChar w:fldCharType="begin"/>
            </w:r>
            <w:r>
              <w:rPr>
                <w:noProof/>
                <w:webHidden/>
              </w:rPr>
              <w:instrText xml:space="preserve"> PAGEREF _Toc444803919 \h </w:instrText>
            </w:r>
          </w:ins>
          <w:r>
            <w:rPr>
              <w:noProof/>
              <w:webHidden/>
            </w:rPr>
          </w:r>
          <w:r>
            <w:rPr>
              <w:noProof/>
              <w:webHidden/>
            </w:rPr>
            <w:fldChar w:fldCharType="separate"/>
          </w:r>
          <w:ins w:id="186" w:author="Gaurav Dutta" w:date="2016-03-03T21:27:00Z">
            <w:r>
              <w:rPr>
                <w:noProof/>
                <w:webHidden/>
              </w:rPr>
              <w:t>40</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87" w:author="Gaurav Dutta" w:date="2016-03-03T21:27:00Z"/>
              <w:rFonts w:eastAsiaTheme="minorEastAsia"/>
              <w:noProof/>
            </w:rPr>
          </w:pPr>
          <w:ins w:id="188"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"_Toc444803920"</w:instrText>
            </w:r>
            <w:r w:rsidRPr="00820A4C">
              <w:rPr>
                <w:rStyle w:val="Hyperlink"/>
                <w:noProof/>
              </w:rPr>
              <w:instrText xml:space="preserve"> </w:instrText>
            </w:r>
            <w:r w:rsidRPr="00820A4C">
              <w:rPr>
                <w:rStyle w:val="Hyperlink"/>
                <w:noProof/>
              </w:rPr>
              <w:fldChar w:fldCharType="separate"/>
            </w:r>
            <w:r w:rsidRPr="00820A4C">
              <w:rPr>
                <w:rStyle w:val="Hyperlink"/>
                <w:b/>
                <w:noProof/>
              </w:rPr>
              <w:t>4.</w:t>
            </w:r>
            <w:r>
              <w:rPr>
                <w:rFonts w:eastAsiaTheme="minorEastAsia"/>
                <w:noProof/>
              </w:rPr>
              <w:tab/>
            </w:r>
            <w:r w:rsidRPr="00820A4C">
              <w:rPr>
                <w:rStyle w:val="Hyperlink"/>
                <w:b/>
                <w:noProof/>
              </w:rPr>
              <w:t>Transfer Memorandum</w:t>
            </w:r>
            <w:r>
              <w:rPr>
                <w:noProof/>
                <w:webHidden/>
              </w:rPr>
              <w:tab/>
            </w:r>
            <w:r>
              <w:rPr>
                <w:noProof/>
                <w:webHidden/>
              </w:rPr>
              <w:fldChar w:fldCharType="begin"/>
            </w:r>
            <w:r>
              <w:rPr>
                <w:noProof/>
                <w:webHidden/>
              </w:rPr>
              <w:instrText xml:space="preserve"> PAGEREF _Toc444803920 \h </w:instrText>
            </w:r>
          </w:ins>
          <w:r>
            <w:rPr>
              <w:noProof/>
              <w:webHidden/>
            </w:rPr>
          </w:r>
          <w:r>
            <w:rPr>
              <w:noProof/>
              <w:webHidden/>
            </w:rPr>
            <w:fldChar w:fldCharType="separate"/>
          </w:r>
          <w:ins w:id="189" w:author="Gaurav Dutta" w:date="2016-03-03T21:27:00Z">
            <w:r>
              <w:rPr>
                <w:noProof/>
                <w:webHidden/>
              </w:rPr>
              <w:t>41</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90" w:author="Gaurav Dutta" w:date="2016-03-03T21:27:00Z"/>
              <w:rFonts w:eastAsiaTheme="minorEastAsia"/>
              <w:noProof/>
            </w:rPr>
          </w:pPr>
          <w:ins w:id="191"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"_Toc444803921"</w:instrText>
            </w:r>
            <w:r w:rsidRPr="00820A4C">
              <w:rPr>
                <w:rStyle w:val="Hyperlink"/>
                <w:noProof/>
              </w:rPr>
              <w:instrText xml:space="preserve"> </w:instrText>
            </w:r>
            <w:r w:rsidRPr="00820A4C">
              <w:rPr>
                <w:rStyle w:val="Hyperlink"/>
                <w:noProof/>
              </w:rPr>
              <w:fldChar w:fldCharType="separate"/>
            </w:r>
            <w:r w:rsidRPr="00820A4C">
              <w:rPr>
                <w:rStyle w:val="Hyperlink"/>
                <w:b/>
                <w:noProof/>
              </w:rPr>
              <w:t>5.</w:t>
            </w:r>
            <w:r>
              <w:rPr>
                <w:rFonts w:eastAsiaTheme="minorEastAsia"/>
                <w:noProof/>
              </w:rPr>
              <w:tab/>
            </w:r>
            <w:r w:rsidRPr="00820A4C">
              <w:rPr>
                <w:rStyle w:val="Hyperlink"/>
                <w:b/>
                <w:noProof/>
              </w:rPr>
              <w:t>Mortgage Letter</w:t>
            </w:r>
            <w:r>
              <w:rPr>
                <w:noProof/>
                <w:webHidden/>
              </w:rPr>
              <w:tab/>
            </w:r>
            <w:r>
              <w:rPr>
                <w:noProof/>
                <w:webHidden/>
              </w:rPr>
              <w:fldChar w:fldCharType="begin"/>
            </w:r>
            <w:r>
              <w:rPr>
                <w:noProof/>
                <w:webHidden/>
              </w:rPr>
              <w:instrText xml:space="preserve"> PAGEREF _Toc444803921 \h </w:instrText>
            </w:r>
          </w:ins>
          <w:r>
            <w:rPr>
              <w:noProof/>
              <w:webHidden/>
            </w:rPr>
          </w:r>
          <w:r>
            <w:rPr>
              <w:noProof/>
              <w:webHidden/>
            </w:rPr>
            <w:fldChar w:fldCharType="separate"/>
          </w:r>
          <w:ins w:id="192" w:author="Gaurav Dutta" w:date="2016-03-03T21:27:00Z">
            <w:r>
              <w:rPr>
                <w:noProof/>
                <w:webHidden/>
              </w:rPr>
              <w:t>42</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93" w:author="Gaurav Dutta" w:date="2016-03-03T21:27:00Z"/>
              <w:rFonts w:eastAsiaTheme="minorEastAsia"/>
              <w:noProof/>
            </w:rPr>
          </w:pPr>
          <w:ins w:id="194"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"_Toc444803922"</w:instrText>
            </w:r>
            <w:r w:rsidRPr="00820A4C">
              <w:rPr>
                <w:rStyle w:val="Hyperlink"/>
                <w:noProof/>
              </w:rPr>
              <w:instrText xml:space="preserve"> </w:instrText>
            </w:r>
            <w:r w:rsidRPr="00820A4C">
              <w:rPr>
                <w:rStyle w:val="Hyperlink"/>
                <w:noProof/>
              </w:rPr>
              <w:fldChar w:fldCharType="separate"/>
            </w:r>
            <w:r w:rsidRPr="00820A4C">
              <w:rPr>
                <w:rStyle w:val="Hyperlink"/>
                <w:b/>
                <w:noProof/>
              </w:rPr>
              <w:t>6.</w:t>
            </w:r>
            <w:r>
              <w:rPr>
                <w:rFonts w:eastAsiaTheme="minorEastAsia"/>
                <w:noProof/>
              </w:rPr>
              <w:tab/>
            </w:r>
            <w:r w:rsidRPr="00820A4C">
              <w:rPr>
                <w:rStyle w:val="Hyperlink"/>
                <w:b/>
                <w:noProof/>
              </w:rPr>
              <w:t>Functional Certificate</w:t>
            </w:r>
            <w:r>
              <w:rPr>
                <w:noProof/>
                <w:webHidden/>
              </w:rPr>
              <w:tab/>
            </w:r>
            <w:r>
              <w:rPr>
                <w:noProof/>
                <w:webHidden/>
              </w:rPr>
              <w:fldChar w:fldCharType="begin"/>
            </w:r>
            <w:r>
              <w:rPr>
                <w:noProof/>
                <w:webHidden/>
              </w:rPr>
              <w:instrText xml:space="preserve"> PAGEREF _Toc444803922 \h </w:instrText>
            </w:r>
          </w:ins>
          <w:r>
            <w:rPr>
              <w:noProof/>
              <w:webHidden/>
            </w:rPr>
          </w:r>
          <w:r>
            <w:rPr>
              <w:noProof/>
              <w:webHidden/>
            </w:rPr>
            <w:fldChar w:fldCharType="separate"/>
          </w:r>
          <w:ins w:id="195" w:author="Gaurav Dutta" w:date="2016-03-03T21:27:00Z">
            <w:r>
              <w:rPr>
                <w:noProof/>
                <w:webHidden/>
              </w:rPr>
              <w:t>43</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96" w:author="Gaurav Dutta" w:date="2016-03-03T21:27:00Z"/>
              <w:rFonts w:eastAsiaTheme="minorEastAsia"/>
              <w:noProof/>
            </w:rPr>
          </w:pPr>
          <w:ins w:id="197"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"_Toc444803923"</w:instrText>
            </w:r>
            <w:r w:rsidRPr="00820A4C">
              <w:rPr>
                <w:rStyle w:val="Hyperlink"/>
                <w:noProof/>
              </w:rPr>
              <w:instrText xml:space="preserve"> </w:instrText>
            </w:r>
            <w:r w:rsidRPr="00820A4C">
              <w:rPr>
                <w:rStyle w:val="Hyperlink"/>
                <w:noProof/>
              </w:rPr>
              <w:fldChar w:fldCharType="separate"/>
            </w:r>
            <w:r w:rsidRPr="00820A4C">
              <w:rPr>
                <w:rStyle w:val="Hyperlink"/>
                <w:b/>
                <w:noProof/>
              </w:rPr>
              <w:t>7.</w:t>
            </w:r>
            <w:r>
              <w:rPr>
                <w:rFonts w:eastAsiaTheme="minorEastAsia"/>
                <w:noProof/>
              </w:rPr>
              <w:tab/>
            </w:r>
            <w:r w:rsidRPr="00820A4C">
              <w:rPr>
                <w:rStyle w:val="Hyperlink"/>
                <w:b/>
                <w:noProof/>
              </w:rPr>
              <w:t>Change in Constitution (CIC) Letter</w:t>
            </w:r>
            <w:r>
              <w:rPr>
                <w:noProof/>
                <w:webHidden/>
              </w:rPr>
              <w:tab/>
            </w:r>
            <w:r>
              <w:rPr>
                <w:noProof/>
                <w:webHidden/>
              </w:rPr>
              <w:fldChar w:fldCharType="begin"/>
            </w:r>
            <w:r>
              <w:rPr>
                <w:noProof/>
                <w:webHidden/>
              </w:rPr>
              <w:instrText xml:space="preserve"> PAGEREF _Toc444803923 \h </w:instrText>
            </w:r>
          </w:ins>
          <w:r>
            <w:rPr>
              <w:noProof/>
              <w:webHidden/>
            </w:rPr>
          </w:r>
          <w:r>
            <w:rPr>
              <w:noProof/>
              <w:webHidden/>
            </w:rPr>
            <w:fldChar w:fldCharType="separate"/>
          </w:r>
          <w:ins w:id="198" w:author="Gaurav Dutta" w:date="2016-03-03T21:27:00Z">
            <w:r>
              <w:rPr>
                <w:noProof/>
                <w:webHidden/>
              </w:rPr>
              <w:t>44</w:t>
            </w:r>
            <w:r>
              <w:rPr>
                <w:noProof/>
                <w:webHidden/>
              </w:rPr>
              <w:fldChar w:fldCharType="end"/>
            </w:r>
            <w:r w:rsidRPr="00820A4C">
              <w:rPr>
                <w:rStyle w:val="Hyperlink"/>
                <w:noProof/>
              </w:rPr>
              <w:fldChar w:fldCharType="end"/>
            </w:r>
          </w:ins>
        </w:p>
        <w:p w:rsidR="00D73102" w:rsidRDefault="00D73102">
          <w:pPr>
            <w:pStyle w:val="TOC2"/>
            <w:tabs>
              <w:tab w:val="left" w:pos="660"/>
              <w:tab w:val="right" w:leader="dot" w:pos="9595"/>
            </w:tabs>
            <w:rPr>
              <w:ins w:id="199" w:author="Gaurav Dutta" w:date="2016-03-03T21:27:00Z"/>
              <w:rFonts w:eastAsiaTheme="minorEastAsia"/>
              <w:noProof/>
            </w:rPr>
          </w:pPr>
          <w:ins w:id="200" w:author="Gaurav Dutta" w:date="2016-03-03T21:27:00Z">
            <w:r w:rsidRPr="00820A4C">
              <w:rPr>
                <w:rStyle w:val="Hyperlink"/>
                <w:noProof/>
              </w:rPr>
              <w:fldChar w:fldCharType="begin"/>
            </w:r>
            <w:r w:rsidRPr="00820A4C">
              <w:rPr>
                <w:rStyle w:val="Hyperlink"/>
                <w:noProof/>
              </w:rPr>
              <w:instrText xml:space="preserve"> </w:instrText>
            </w:r>
            <w:r>
              <w:rPr>
                <w:noProof/>
              </w:rPr>
              <w:instrText>HYPERLINK \l "_Toc444803924"</w:instrText>
            </w:r>
            <w:r w:rsidRPr="00820A4C">
              <w:rPr>
                <w:rStyle w:val="Hyperlink"/>
                <w:noProof/>
              </w:rPr>
              <w:instrText xml:space="preserve"> </w:instrText>
            </w:r>
            <w:r w:rsidRPr="00820A4C">
              <w:rPr>
                <w:rStyle w:val="Hyperlink"/>
                <w:noProof/>
              </w:rPr>
              <w:fldChar w:fldCharType="separate"/>
            </w:r>
            <w:r w:rsidRPr="00820A4C">
              <w:rPr>
                <w:rStyle w:val="Hyperlink"/>
                <w:b/>
                <w:noProof/>
              </w:rPr>
              <w:t>8.</w:t>
            </w:r>
            <w:r>
              <w:rPr>
                <w:rFonts w:eastAsiaTheme="minorEastAsia"/>
                <w:noProof/>
              </w:rPr>
              <w:tab/>
            </w:r>
            <w:r w:rsidRPr="00820A4C">
              <w:rPr>
                <w:rStyle w:val="Hyperlink"/>
                <w:b/>
                <w:noProof/>
              </w:rPr>
              <w:t>Possession Letter</w:t>
            </w:r>
            <w:r>
              <w:rPr>
                <w:noProof/>
                <w:webHidden/>
              </w:rPr>
              <w:tab/>
            </w:r>
            <w:r>
              <w:rPr>
                <w:noProof/>
                <w:webHidden/>
              </w:rPr>
              <w:fldChar w:fldCharType="begin"/>
            </w:r>
            <w:r>
              <w:rPr>
                <w:noProof/>
                <w:webHidden/>
              </w:rPr>
              <w:instrText xml:space="preserve"> PAGEREF _Toc444803924 \h </w:instrText>
            </w:r>
          </w:ins>
          <w:r>
            <w:rPr>
              <w:noProof/>
              <w:webHidden/>
            </w:rPr>
          </w:r>
          <w:r>
            <w:rPr>
              <w:noProof/>
              <w:webHidden/>
            </w:rPr>
            <w:fldChar w:fldCharType="separate"/>
          </w:r>
          <w:ins w:id="201" w:author="Gaurav Dutta" w:date="2016-03-03T21:27:00Z">
            <w:r>
              <w:rPr>
                <w:noProof/>
                <w:webHidden/>
              </w:rPr>
              <w:t>45</w:t>
            </w:r>
            <w:r>
              <w:rPr>
                <w:noProof/>
                <w:webHidden/>
              </w:rPr>
              <w:fldChar w:fldCharType="end"/>
            </w:r>
            <w:r w:rsidRPr="00820A4C">
              <w:rPr>
                <w:rStyle w:val="Hyperlink"/>
                <w:noProof/>
              </w:rPr>
              <w:fldChar w:fldCharType="end"/>
            </w:r>
          </w:ins>
        </w:p>
        <w:p w:rsidR="00E8026F" w:rsidDel="003C11B0" w:rsidRDefault="00E8026F">
          <w:pPr>
            <w:pStyle w:val="TOC1"/>
            <w:tabs>
              <w:tab w:val="right" w:leader="dot" w:pos="9595"/>
            </w:tabs>
            <w:rPr>
              <w:del w:id="202" w:author="Gaurav Dutta" w:date="2016-03-02T20:36:00Z"/>
              <w:rFonts w:eastAsiaTheme="minorEastAsia"/>
              <w:noProof/>
            </w:rPr>
          </w:pPr>
          <w:del w:id="203" w:author="Gaurav Dutta" w:date="2016-03-02T20:36:00Z">
            <w:r w:rsidRPr="003C11B0" w:rsidDel="003C11B0">
              <w:rPr>
                <w:rPrChange w:id="204" w:author="Gaurav Dutta" w:date="2016-03-02T20:36:00Z">
                  <w:rPr>
                    <w:rStyle w:val="Hyperlink"/>
                    <w:b/>
                    <w:noProof/>
                  </w:rPr>
                </w:rPrChange>
              </w:rPr>
              <w:delText>Introduction</w:delText>
            </w:r>
            <w:r w:rsidDel="003C11B0">
              <w:rPr>
                <w:noProof/>
                <w:webHidden/>
              </w:rPr>
              <w:tab/>
              <w:delText>5</w:delText>
            </w:r>
          </w:del>
        </w:p>
        <w:p w:rsidR="00E8026F" w:rsidDel="003C11B0" w:rsidRDefault="00E8026F">
          <w:pPr>
            <w:pStyle w:val="TOC1"/>
            <w:tabs>
              <w:tab w:val="right" w:leader="dot" w:pos="9595"/>
            </w:tabs>
            <w:rPr>
              <w:del w:id="205" w:author="Gaurav Dutta" w:date="2016-03-02T20:36:00Z"/>
              <w:rFonts w:eastAsiaTheme="minorEastAsia"/>
              <w:noProof/>
            </w:rPr>
          </w:pPr>
          <w:del w:id="206" w:author="Gaurav Dutta" w:date="2016-03-02T20:36:00Z">
            <w:r w:rsidRPr="003C11B0" w:rsidDel="003C11B0">
              <w:rPr>
                <w:rPrChange w:id="207" w:author="Gaurav Dutta" w:date="2016-03-02T20:36:00Z">
                  <w:rPr>
                    <w:rStyle w:val="Hyperlink"/>
                    <w:b/>
                    <w:noProof/>
                  </w:rPr>
                </w:rPrChange>
              </w:rPr>
              <w:delText>Purpose &amp; Objectives</w:delText>
            </w:r>
            <w:r w:rsidDel="003C11B0">
              <w:rPr>
                <w:noProof/>
                <w:webHidden/>
              </w:rPr>
              <w:tab/>
              <w:delText>5</w:delText>
            </w:r>
          </w:del>
        </w:p>
        <w:p w:rsidR="00E8026F" w:rsidDel="003C11B0" w:rsidRDefault="00E8026F">
          <w:pPr>
            <w:pStyle w:val="TOC1"/>
            <w:tabs>
              <w:tab w:val="right" w:leader="dot" w:pos="9595"/>
            </w:tabs>
            <w:rPr>
              <w:del w:id="208" w:author="Gaurav Dutta" w:date="2016-03-02T20:36:00Z"/>
              <w:rFonts w:eastAsiaTheme="minorEastAsia"/>
              <w:noProof/>
            </w:rPr>
          </w:pPr>
          <w:del w:id="209" w:author="Gaurav Dutta" w:date="2016-03-02T20:36:00Z">
            <w:r w:rsidRPr="003C11B0" w:rsidDel="003C11B0">
              <w:rPr>
                <w:rPrChange w:id="210" w:author="Gaurav Dutta" w:date="2016-03-02T20:36:00Z">
                  <w:rPr>
                    <w:rStyle w:val="Hyperlink"/>
                    <w:b/>
                    <w:noProof/>
                  </w:rPr>
                </w:rPrChange>
              </w:rPr>
              <w:delText>User &amp; Roles</w:delText>
            </w:r>
            <w:r w:rsidDel="003C11B0">
              <w:rPr>
                <w:noProof/>
                <w:webHidden/>
              </w:rPr>
              <w:tab/>
              <w:delText>6</w:delText>
            </w:r>
          </w:del>
        </w:p>
        <w:p w:rsidR="00E8026F" w:rsidDel="003C11B0" w:rsidRDefault="00E8026F">
          <w:pPr>
            <w:pStyle w:val="TOC1"/>
            <w:tabs>
              <w:tab w:val="right" w:leader="dot" w:pos="9595"/>
            </w:tabs>
            <w:rPr>
              <w:del w:id="211" w:author="Gaurav Dutta" w:date="2016-03-02T20:36:00Z"/>
              <w:rFonts w:eastAsiaTheme="minorEastAsia"/>
              <w:noProof/>
            </w:rPr>
          </w:pPr>
          <w:del w:id="212" w:author="Gaurav Dutta" w:date="2016-03-02T20:36:00Z">
            <w:r w:rsidRPr="003C11B0" w:rsidDel="003C11B0">
              <w:rPr>
                <w:rPrChange w:id="213" w:author="Gaurav Dutta" w:date="2016-03-02T20:36:00Z">
                  <w:rPr>
                    <w:rStyle w:val="Hyperlink"/>
                    <w:b/>
                    <w:noProof/>
                  </w:rPr>
                </w:rPrChange>
              </w:rPr>
              <w:delText>Industrial – Complete Process</w:delText>
            </w:r>
            <w:r w:rsidDel="003C11B0">
              <w:rPr>
                <w:noProof/>
                <w:webHidden/>
              </w:rPr>
              <w:tab/>
              <w:delText>7</w:delText>
            </w:r>
          </w:del>
        </w:p>
        <w:p w:rsidR="00E8026F" w:rsidDel="003C11B0" w:rsidRDefault="00E8026F">
          <w:pPr>
            <w:pStyle w:val="TOC2"/>
            <w:tabs>
              <w:tab w:val="left" w:pos="660"/>
              <w:tab w:val="right" w:leader="dot" w:pos="9595"/>
            </w:tabs>
            <w:rPr>
              <w:del w:id="214" w:author="Gaurav Dutta" w:date="2016-03-02T20:36:00Z"/>
              <w:rFonts w:eastAsiaTheme="minorEastAsia"/>
              <w:noProof/>
            </w:rPr>
          </w:pPr>
          <w:del w:id="215" w:author="Gaurav Dutta" w:date="2016-03-02T20:36:00Z">
            <w:r w:rsidRPr="003C11B0" w:rsidDel="003C11B0">
              <w:rPr>
                <w:rPrChange w:id="216" w:author="Gaurav Dutta" w:date="2016-03-02T20:36:00Z">
                  <w:rPr>
                    <w:rStyle w:val="Hyperlink"/>
                    <w:b/>
                    <w:noProof/>
                  </w:rPr>
                </w:rPrChange>
              </w:rPr>
              <w:delText>1.</w:delText>
            </w:r>
            <w:r w:rsidDel="003C11B0">
              <w:rPr>
                <w:rFonts w:eastAsiaTheme="minorEastAsia"/>
                <w:noProof/>
              </w:rPr>
              <w:tab/>
            </w:r>
            <w:r w:rsidRPr="003C11B0" w:rsidDel="003C11B0">
              <w:rPr>
                <w:rPrChange w:id="217" w:author="Gaurav Dutta" w:date="2016-03-02T20:36:00Z">
                  <w:rPr>
                    <w:rStyle w:val="Hyperlink"/>
                    <w:b/>
                    <w:noProof/>
                  </w:rPr>
                </w:rPrChange>
              </w:rPr>
              <w:delText>Allotment Process</w:delText>
            </w:r>
            <w:r w:rsidDel="003C11B0">
              <w:rPr>
                <w:noProof/>
                <w:webHidden/>
              </w:rPr>
              <w:tab/>
              <w:delText>8</w:delText>
            </w:r>
          </w:del>
        </w:p>
        <w:p w:rsidR="00E8026F" w:rsidDel="003C11B0" w:rsidRDefault="00E8026F">
          <w:pPr>
            <w:pStyle w:val="TOC3"/>
            <w:tabs>
              <w:tab w:val="left" w:pos="1100"/>
              <w:tab w:val="right" w:leader="dot" w:pos="9595"/>
            </w:tabs>
            <w:rPr>
              <w:del w:id="218" w:author="Gaurav Dutta" w:date="2016-03-02T20:36:00Z"/>
              <w:rFonts w:eastAsiaTheme="minorEastAsia"/>
              <w:noProof/>
            </w:rPr>
          </w:pPr>
          <w:del w:id="219" w:author="Gaurav Dutta" w:date="2016-03-02T20:36:00Z">
            <w:r w:rsidRPr="003C11B0" w:rsidDel="003C11B0">
              <w:rPr>
                <w:rPrChange w:id="220" w:author="Gaurav Dutta" w:date="2016-03-02T20:36:00Z">
                  <w:rPr>
                    <w:rStyle w:val="Hyperlink"/>
                    <w:b/>
                    <w:noProof/>
                  </w:rPr>
                </w:rPrChange>
              </w:rPr>
              <w:delText>1.1</w:delText>
            </w:r>
            <w:r w:rsidDel="003C11B0">
              <w:rPr>
                <w:rFonts w:eastAsiaTheme="minorEastAsia"/>
                <w:noProof/>
              </w:rPr>
              <w:tab/>
            </w:r>
            <w:r w:rsidRPr="003C11B0" w:rsidDel="003C11B0">
              <w:rPr>
                <w:rPrChange w:id="221" w:author="Gaurav Dutta" w:date="2016-03-02T20:36:00Z">
                  <w:rPr>
                    <w:rStyle w:val="Hyperlink"/>
                    <w:b/>
                    <w:noProof/>
                  </w:rPr>
                </w:rPrChange>
              </w:rPr>
              <w:delText>Scheme Creation</w:delText>
            </w:r>
            <w:r w:rsidDel="003C11B0">
              <w:rPr>
                <w:noProof/>
                <w:webHidden/>
              </w:rPr>
              <w:tab/>
              <w:delText>9</w:delText>
            </w:r>
          </w:del>
        </w:p>
        <w:p w:rsidR="00E8026F" w:rsidDel="003C11B0" w:rsidRDefault="00E8026F">
          <w:pPr>
            <w:pStyle w:val="TOC3"/>
            <w:tabs>
              <w:tab w:val="left" w:pos="1100"/>
              <w:tab w:val="right" w:leader="dot" w:pos="9595"/>
            </w:tabs>
            <w:rPr>
              <w:del w:id="222" w:author="Gaurav Dutta" w:date="2016-03-02T20:36:00Z"/>
              <w:rFonts w:eastAsiaTheme="minorEastAsia"/>
              <w:noProof/>
            </w:rPr>
          </w:pPr>
          <w:del w:id="223" w:author="Gaurav Dutta" w:date="2016-03-02T20:36:00Z">
            <w:r w:rsidRPr="003C11B0" w:rsidDel="003C11B0">
              <w:rPr>
                <w:rPrChange w:id="224" w:author="Gaurav Dutta" w:date="2016-03-02T20:36:00Z">
                  <w:rPr>
                    <w:rStyle w:val="Hyperlink"/>
                    <w:b/>
                    <w:noProof/>
                  </w:rPr>
                </w:rPrChange>
              </w:rPr>
              <w:delText>1.2</w:delText>
            </w:r>
            <w:r w:rsidDel="003C11B0">
              <w:rPr>
                <w:rFonts w:eastAsiaTheme="minorEastAsia"/>
                <w:noProof/>
              </w:rPr>
              <w:tab/>
            </w:r>
            <w:r w:rsidRPr="003C11B0" w:rsidDel="003C11B0">
              <w:rPr>
                <w:rPrChange w:id="225" w:author="Gaurav Dutta" w:date="2016-03-02T20:36:00Z">
                  <w:rPr>
                    <w:rStyle w:val="Hyperlink"/>
                    <w:b/>
                    <w:noProof/>
                  </w:rPr>
                </w:rPrChange>
              </w:rPr>
              <w:delText>Adding property(s) to the scheme</w:delText>
            </w:r>
            <w:r w:rsidDel="003C11B0">
              <w:rPr>
                <w:noProof/>
                <w:webHidden/>
              </w:rPr>
              <w:tab/>
              <w:delText>9</w:delText>
            </w:r>
          </w:del>
        </w:p>
        <w:p w:rsidR="00E8026F" w:rsidDel="003C11B0" w:rsidRDefault="00E8026F">
          <w:pPr>
            <w:pStyle w:val="TOC3"/>
            <w:tabs>
              <w:tab w:val="left" w:pos="1100"/>
              <w:tab w:val="right" w:leader="dot" w:pos="9595"/>
            </w:tabs>
            <w:rPr>
              <w:del w:id="226" w:author="Gaurav Dutta" w:date="2016-03-02T20:36:00Z"/>
              <w:rFonts w:eastAsiaTheme="minorEastAsia"/>
              <w:noProof/>
            </w:rPr>
          </w:pPr>
          <w:del w:id="227" w:author="Gaurav Dutta" w:date="2016-03-02T20:36:00Z">
            <w:r w:rsidRPr="003C11B0" w:rsidDel="003C11B0">
              <w:rPr>
                <w:rPrChange w:id="228" w:author="Gaurav Dutta" w:date="2016-03-02T20:36:00Z">
                  <w:rPr>
                    <w:rStyle w:val="Hyperlink"/>
                    <w:b/>
                    <w:noProof/>
                  </w:rPr>
                </w:rPrChange>
              </w:rPr>
              <w:delText>1.3</w:delText>
            </w:r>
            <w:r w:rsidDel="003C11B0">
              <w:rPr>
                <w:rFonts w:eastAsiaTheme="minorEastAsia"/>
                <w:noProof/>
              </w:rPr>
              <w:tab/>
            </w:r>
            <w:r w:rsidRPr="003C11B0" w:rsidDel="003C11B0">
              <w:rPr>
                <w:rPrChange w:id="229" w:author="Gaurav Dutta" w:date="2016-03-02T20:36:00Z">
                  <w:rPr>
                    <w:rStyle w:val="Hyperlink"/>
                    <w:b/>
                    <w:noProof/>
                  </w:rPr>
                </w:rPrChange>
              </w:rPr>
              <w:delText>Scheme Notification to Public</w:delText>
            </w:r>
            <w:r w:rsidDel="003C11B0">
              <w:rPr>
                <w:noProof/>
                <w:webHidden/>
              </w:rPr>
              <w:tab/>
              <w:delText>9</w:delText>
            </w:r>
          </w:del>
        </w:p>
        <w:p w:rsidR="00E8026F" w:rsidDel="003C11B0" w:rsidRDefault="00E8026F">
          <w:pPr>
            <w:pStyle w:val="TOC3"/>
            <w:tabs>
              <w:tab w:val="left" w:pos="1100"/>
              <w:tab w:val="right" w:leader="dot" w:pos="9595"/>
            </w:tabs>
            <w:rPr>
              <w:del w:id="230" w:author="Gaurav Dutta" w:date="2016-03-02T20:36:00Z"/>
              <w:rFonts w:eastAsiaTheme="minorEastAsia"/>
              <w:noProof/>
            </w:rPr>
          </w:pPr>
          <w:del w:id="231" w:author="Gaurav Dutta" w:date="2016-03-02T20:36:00Z">
            <w:r w:rsidRPr="003C11B0" w:rsidDel="003C11B0">
              <w:rPr>
                <w:rPrChange w:id="232" w:author="Gaurav Dutta" w:date="2016-03-02T20:36:00Z">
                  <w:rPr>
                    <w:rStyle w:val="Hyperlink"/>
                    <w:b/>
                    <w:noProof/>
                  </w:rPr>
                </w:rPrChange>
              </w:rPr>
              <w:delText>1.4</w:delText>
            </w:r>
            <w:r w:rsidDel="003C11B0">
              <w:rPr>
                <w:rFonts w:eastAsiaTheme="minorEastAsia"/>
                <w:noProof/>
              </w:rPr>
              <w:tab/>
            </w:r>
            <w:r w:rsidRPr="003C11B0" w:rsidDel="003C11B0">
              <w:rPr>
                <w:rPrChange w:id="233" w:author="Gaurav Dutta" w:date="2016-03-02T20:36:00Z">
                  <w:rPr>
                    <w:rStyle w:val="Hyperlink"/>
                    <w:b/>
                    <w:noProof/>
                  </w:rPr>
                </w:rPrChange>
              </w:rPr>
              <w:delText>Application Submission</w:delText>
            </w:r>
            <w:r w:rsidDel="003C11B0">
              <w:rPr>
                <w:noProof/>
                <w:webHidden/>
              </w:rPr>
              <w:tab/>
              <w:delText>9</w:delText>
            </w:r>
          </w:del>
        </w:p>
        <w:p w:rsidR="00E8026F" w:rsidDel="003C11B0" w:rsidRDefault="00E8026F">
          <w:pPr>
            <w:pStyle w:val="TOC3"/>
            <w:tabs>
              <w:tab w:val="left" w:pos="1100"/>
              <w:tab w:val="right" w:leader="dot" w:pos="9595"/>
            </w:tabs>
            <w:rPr>
              <w:del w:id="234" w:author="Gaurav Dutta" w:date="2016-03-02T20:36:00Z"/>
              <w:rFonts w:eastAsiaTheme="minorEastAsia"/>
              <w:noProof/>
            </w:rPr>
          </w:pPr>
          <w:del w:id="235" w:author="Gaurav Dutta" w:date="2016-03-02T20:36:00Z">
            <w:r w:rsidRPr="003C11B0" w:rsidDel="003C11B0">
              <w:rPr>
                <w:rPrChange w:id="236" w:author="Gaurav Dutta" w:date="2016-03-02T20:36:00Z">
                  <w:rPr>
                    <w:rStyle w:val="Hyperlink"/>
                    <w:b/>
                    <w:noProof/>
                  </w:rPr>
                </w:rPrChange>
              </w:rPr>
              <w:delText>1.5</w:delText>
            </w:r>
            <w:r w:rsidDel="003C11B0">
              <w:rPr>
                <w:rFonts w:eastAsiaTheme="minorEastAsia"/>
                <w:noProof/>
              </w:rPr>
              <w:tab/>
            </w:r>
            <w:r w:rsidRPr="003C11B0" w:rsidDel="003C11B0">
              <w:rPr>
                <w:rPrChange w:id="237" w:author="Gaurav Dutta" w:date="2016-03-02T20:36:00Z">
                  <w:rPr>
                    <w:rStyle w:val="Hyperlink"/>
                    <w:b/>
                    <w:noProof/>
                  </w:rPr>
                </w:rPrChange>
              </w:rPr>
              <w:delText>Upload/Add Applicant details</w:delText>
            </w:r>
            <w:r w:rsidDel="003C11B0">
              <w:rPr>
                <w:noProof/>
                <w:webHidden/>
              </w:rPr>
              <w:tab/>
              <w:delText>9</w:delText>
            </w:r>
          </w:del>
        </w:p>
        <w:p w:rsidR="00E8026F" w:rsidDel="003C11B0" w:rsidRDefault="00E8026F">
          <w:pPr>
            <w:pStyle w:val="TOC3"/>
            <w:tabs>
              <w:tab w:val="left" w:pos="1100"/>
              <w:tab w:val="right" w:leader="dot" w:pos="9595"/>
            </w:tabs>
            <w:rPr>
              <w:del w:id="238" w:author="Gaurav Dutta" w:date="2016-03-02T20:36:00Z"/>
              <w:rFonts w:eastAsiaTheme="minorEastAsia"/>
              <w:noProof/>
            </w:rPr>
          </w:pPr>
          <w:del w:id="239" w:author="Gaurav Dutta" w:date="2016-03-02T20:36:00Z">
            <w:r w:rsidRPr="003C11B0" w:rsidDel="003C11B0">
              <w:rPr>
                <w:rPrChange w:id="240" w:author="Gaurav Dutta" w:date="2016-03-02T20:36:00Z">
                  <w:rPr>
                    <w:rStyle w:val="Hyperlink"/>
                    <w:b/>
                    <w:noProof/>
                  </w:rPr>
                </w:rPrChange>
              </w:rPr>
              <w:delText>1.6</w:delText>
            </w:r>
            <w:r w:rsidDel="003C11B0">
              <w:rPr>
                <w:rFonts w:eastAsiaTheme="minorEastAsia"/>
                <w:noProof/>
              </w:rPr>
              <w:tab/>
            </w:r>
            <w:r w:rsidRPr="003C11B0" w:rsidDel="003C11B0">
              <w:rPr>
                <w:rPrChange w:id="241" w:author="Gaurav Dutta" w:date="2016-03-02T20:36:00Z">
                  <w:rPr>
                    <w:rStyle w:val="Hyperlink"/>
                    <w:b/>
                    <w:noProof/>
                  </w:rPr>
                </w:rPrChange>
              </w:rPr>
              <w:delText>Selection Process</w:delText>
            </w:r>
            <w:r w:rsidDel="003C11B0">
              <w:rPr>
                <w:noProof/>
                <w:webHidden/>
              </w:rPr>
              <w:tab/>
              <w:delText>9</w:delText>
            </w:r>
          </w:del>
        </w:p>
        <w:p w:rsidR="00E8026F" w:rsidDel="003C11B0" w:rsidRDefault="00E8026F">
          <w:pPr>
            <w:pStyle w:val="TOC3"/>
            <w:tabs>
              <w:tab w:val="left" w:pos="1100"/>
              <w:tab w:val="right" w:leader="dot" w:pos="9595"/>
            </w:tabs>
            <w:rPr>
              <w:del w:id="242" w:author="Gaurav Dutta" w:date="2016-03-02T20:36:00Z"/>
              <w:rFonts w:eastAsiaTheme="minorEastAsia"/>
              <w:noProof/>
            </w:rPr>
          </w:pPr>
          <w:del w:id="243" w:author="Gaurav Dutta" w:date="2016-03-02T20:36:00Z">
            <w:r w:rsidRPr="003C11B0" w:rsidDel="003C11B0">
              <w:rPr>
                <w:rPrChange w:id="244" w:author="Gaurav Dutta" w:date="2016-03-02T20:36:00Z">
                  <w:rPr>
                    <w:rStyle w:val="Hyperlink"/>
                    <w:b/>
                    <w:noProof/>
                  </w:rPr>
                </w:rPrChange>
              </w:rPr>
              <w:delText>1.7</w:delText>
            </w:r>
            <w:r w:rsidDel="003C11B0">
              <w:rPr>
                <w:rFonts w:eastAsiaTheme="minorEastAsia"/>
                <w:noProof/>
              </w:rPr>
              <w:tab/>
            </w:r>
            <w:r w:rsidRPr="003C11B0" w:rsidDel="003C11B0">
              <w:rPr>
                <w:rPrChange w:id="245" w:author="Gaurav Dutta" w:date="2016-03-02T20:36:00Z">
                  <w:rPr>
                    <w:rStyle w:val="Hyperlink"/>
                    <w:b/>
                    <w:noProof/>
                  </w:rPr>
                </w:rPrChange>
              </w:rPr>
              <w:delText>Approval for Successful Applicants</w:delText>
            </w:r>
            <w:r w:rsidDel="003C11B0">
              <w:rPr>
                <w:noProof/>
                <w:webHidden/>
              </w:rPr>
              <w:tab/>
              <w:delText>9</w:delText>
            </w:r>
          </w:del>
        </w:p>
        <w:p w:rsidR="00E8026F" w:rsidDel="003C11B0" w:rsidRDefault="00E8026F">
          <w:pPr>
            <w:pStyle w:val="TOC3"/>
            <w:tabs>
              <w:tab w:val="left" w:pos="1100"/>
              <w:tab w:val="right" w:leader="dot" w:pos="9595"/>
            </w:tabs>
            <w:rPr>
              <w:del w:id="246" w:author="Gaurav Dutta" w:date="2016-03-02T20:36:00Z"/>
              <w:rFonts w:eastAsiaTheme="minorEastAsia"/>
              <w:noProof/>
            </w:rPr>
          </w:pPr>
          <w:del w:id="247" w:author="Gaurav Dutta" w:date="2016-03-02T20:36:00Z">
            <w:r w:rsidRPr="003C11B0" w:rsidDel="003C11B0">
              <w:rPr>
                <w:rPrChange w:id="248" w:author="Gaurav Dutta" w:date="2016-03-02T20:36:00Z">
                  <w:rPr>
                    <w:rStyle w:val="Hyperlink"/>
                    <w:b/>
                    <w:noProof/>
                  </w:rPr>
                </w:rPrChange>
              </w:rPr>
              <w:delText>1.8</w:delText>
            </w:r>
            <w:r w:rsidDel="003C11B0">
              <w:rPr>
                <w:rFonts w:eastAsiaTheme="minorEastAsia"/>
                <w:noProof/>
              </w:rPr>
              <w:tab/>
            </w:r>
            <w:r w:rsidRPr="003C11B0" w:rsidDel="003C11B0">
              <w:rPr>
                <w:rPrChange w:id="249" w:author="Gaurav Dutta" w:date="2016-03-02T20:36:00Z">
                  <w:rPr>
                    <w:rStyle w:val="Hyperlink"/>
                    <w:b/>
                    <w:noProof/>
                  </w:rPr>
                </w:rPrChange>
              </w:rPr>
              <w:delText>Allotment Letter Issuance</w:delText>
            </w:r>
            <w:r w:rsidDel="003C11B0">
              <w:rPr>
                <w:noProof/>
                <w:webHidden/>
              </w:rPr>
              <w:tab/>
              <w:delText>9</w:delText>
            </w:r>
          </w:del>
        </w:p>
        <w:p w:rsidR="00E8026F" w:rsidDel="003C11B0" w:rsidRDefault="00E8026F">
          <w:pPr>
            <w:pStyle w:val="TOC3"/>
            <w:tabs>
              <w:tab w:val="left" w:pos="1100"/>
              <w:tab w:val="right" w:leader="dot" w:pos="9595"/>
            </w:tabs>
            <w:rPr>
              <w:del w:id="250" w:author="Gaurav Dutta" w:date="2016-03-02T20:36:00Z"/>
              <w:rFonts w:eastAsiaTheme="minorEastAsia"/>
              <w:noProof/>
            </w:rPr>
          </w:pPr>
          <w:del w:id="251" w:author="Gaurav Dutta" w:date="2016-03-02T20:36:00Z">
            <w:r w:rsidRPr="003C11B0" w:rsidDel="003C11B0">
              <w:rPr>
                <w:rPrChange w:id="252" w:author="Gaurav Dutta" w:date="2016-03-02T20:36:00Z">
                  <w:rPr>
                    <w:rStyle w:val="Hyperlink"/>
                    <w:b/>
                    <w:noProof/>
                  </w:rPr>
                </w:rPrChange>
              </w:rPr>
              <w:delText>1.9</w:delText>
            </w:r>
            <w:r w:rsidDel="003C11B0">
              <w:rPr>
                <w:rFonts w:eastAsiaTheme="minorEastAsia"/>
                <w:noProof/>
              </w:rPr>
              <w:tab/>
            </w:r>
            <w:r w:rsidRPr="003C11B0" w:rsidDel="003C11B0">
              <w:rPr>
                <w:rPrChange w:id="253" w:author="Gaurav Dutta" w:date="2016-03-02T20:36:00Z">
                  <w:rPr>
                    <w:rStyle w:val="Hyperlink"/>
                    <w:b/>
                    <w:noProof/>
                  </w:rPr>
                </w:rPrChange>
              </w:rPr>
              <w:delText>Business Rules for Allotment</w:delText>
            </w:r>
            <w:r w:rsidDel="003C11B0">
              <w:rPr>
                <w:noProof/>
                <w:webHidden/>
              </w:rPr>
              <w:tab/>
              <w:delText>9</w:delText>
            </w:r>
          </w:del>
        </w:p>
        <w:p w:rsidR="00E8026F" w:rsidDel="003C11B0" w:rsidRDefault="00E8026F">
          <w:pPr>
            <w:pStyle w:val="TOC2"/>
            <w:tabs>
              <w:tab w:val="left" w:pos="660"/>
              <w:tab w:val="right" w:leader="dot" w:pos="9595"/>
            </w:tabs>
            <w:rPr>
              <w:del w:id="254" w:author="Gaurav Dutta" w:date="2016-03-02T20:36:00Z"/>
              <w:rFonts w:eastAsiaTheme="minorEastAsia"/>
              <w:noProof/>
            </w:rPr>
          </w:pPr>
          <w:del w:id="255" w:author="Gaurav Dutta" w:date="2016-03-02T20:36:00Z">
            <w:r w:rsidRPr="003C11B0" w:rsidDel="003C11B0">
              <w:rPr>
                <w:rPrChange w:id="256" w:author="Gaurav Dutta" w:date="2016-03-02T20:36:00Z">
                  <w:rPr>
                    <w:rStyle w:val="Hyperlink"/>
                    <w:b/>
                    <w:noProof/>
                  </w:rPr>
                </w:rPrChange>
              </w:rPr>
              <w:delText>2.</w:delText>
            </w:r>
            <w:r w:rsidDel="003C11B0">
              <w:rPr>
                <w:rFonts w:eastAsiaTheme="minorEastAsia"/>
                <w:noProof/>
              </w:rPr>
              <w:tab/>
            </w:r>
            <w:r w:rsidRPr="003C11B0" w:rsidDel="003C11B0">
              <w:rPr>
                <w:rPrChange w:id="257" w:author="Gaurav Dutta" w:date="2016-03-02T20:36:00Z">
                  <w:rPr>
                    <w:rStyle w:val="Hyperlink"/>
                    <w:b/>
                    <w:noProof/>
                  </w:rPr>
                </w:rPrChange>
              </w:rPr>
              <w:delText>Request for Lease Deed Execution</w:delText>
            </w:r>
            <w:r w:rsidDel="003C11B0">
              <w:rPr>
                <w:noProof/>
                <w:webHidden/>
              </w:rPr>
              <w:tab/>
              <w:delText>11</w:delText>
            </w:r>
          </w:del>
        </w:p>
        <w:p w:rsidR="00E8026F" w:rsidDel="003C11B0" w:rsidRDefault="00E8026F">
          <w:pPr>
            <w:pStyle w:val="TOC3"/>
            <w:tabs>
              <w:tab w:val="left" w:pos="1100"/>
              <w:tab w:val="right" w:leader="dot" w:pos="9595"/>
            </w:tabs>
            <w:rPr>
              <w:del w:id="258" w:author="Gaurav Dutta" w:date="2016-03-02T20:36:00Z"/>
              <w:rFonts w:eastAsiaTheme="minorEastAsia"/>
              <w:noProof/>
            </w:rPr>
          </w:pPr>
          <w:del w:id="259" w:author="Gaurav Dutta" w:date="2016-03-02T20:36:00Z">
            <w:r w:rsidRPr="003C11B0" w:rsidDel="003C11B0">
              <w:rPr>
                <w:rPrChange w:id="260" w:author="Gaurav Dutta" w:date="2016-03-02T20:36:00Z">
                  <w:rPr>
                    <w:rStyle w:val="Hyperlink"/>
                    <w:b/>
                    <w:noProof/>
                  </w:rPr>
                </w:rPrChange>
              </w:rPr>
              <w:delText>2.1</w:delText>
            </w:r>
            <w:r w:rsidDel="003C11B0">
              <w:rPr>
                <w:rFonts w:eastAsiaTheme="minorEastAsia"/>
                <w:noProof/>
              </w:rPr>
              <w:tab/>
            </w:r>
            <w:r w:rsidRPr="003C11B0" w:rsidDel="003C11B0">
              <w:rPr>
                <w:rPrChange w:id="261" w:author="Gaurav Dutta" w:date="2016-03-02T20:36:00Z">
                  <w:rPr>
                    <w:rStyle w:val="Hyperlink"/>
                    <w:b/>
                    <w:noProof/>
                  </w:rPr>
                </w:rPrChange>
              </w:rPr>
              <w:delText>Payment of Allotment Money</w:delText>
            </w:r>
            <w:r w:rsidDel="003C11B0">
              <w:rPr>
                <w:noProof/>
                <w:webHidden/>
              </w:rPr>
              <w:tab/>
              <w:delText>12</w:delText>
            </w:r>
          </w:del>
        </w:p>
        <w:p w:rsidR="00E8026F" w:rsidDel="003C11B0" w:rsidRDefault="00E8026F">
          <w:pPr>
            <w:pStyle w:val="TOC3"/>
            <w:tabs>
              <w:tab w:val="left" w:pos="1100"/>
              <w:tab w:val="right" w:leader="dot" w:pos="9595"/>
            </w:tabs>
            <w:rPr>
              <w:del w:id="262" w:author="Gaurav Dutta" w:date="2016-03-02T20:36:00Z"/>
              <w:rFonts w:eastAsiaTheme="minorEastAsia"/>
              <w:noProof/>
            </w:rPr>
          </w:pPr>
          <w:del w:id="263" w:author="Gaurav Dutta" w:date="2016-03-02T20:36:00Z">
            <w:r w:rsidRPr="003C11B0" w:rsidDel="003C11B0">
              <w:rPr>
                <w:rPrChange w:id="264" w:author="Gaurav Dutta" w:date="2016-03-02T20:36:00Z">
                  <w:rPr>
                    <w:rStyle w:val="Hyperlink"/>
                    <w:b/>
                    <w:noProof/>
                  </w:rPr>
                </w:rPrChange>
              </w:rPr>
              <w:delText>2.2</w:delText>
            </w:r>
            <w:r w:rsidDel="003C11B0">
              <w:rPr>
                <w:rFonts w:eastAsiaTheme="minorEastAsia"/>
                <w:noProof/>
              </w:rPr>
              <w:tab/>
            </w:r>
            <w:r w:rsidRPr="003C11B0" w:rsidDel="003C11B0">
              <w:rPr>
                <w:rPrChange w:id="265" w:author="Gaurav Dutta" w:date="2016-03-02T20:36:00Z">
                  <w:rPr>
                    <w:rStyle w:val="Hyperlink"/>
                    <w:b/>
                    <w:noProof/>
                  </w:rPr>
                </w:rPrChange>
              </w:rPr>
              <w:delText>Failure to pay allotment money</w:delText>
            </w:r>
            <w:r w:rsidDel="003C11B0">
              <w:rPr>
                <w:noProof/>
                <w:webHidden/>
              </w:rPr>
              <w:tab/>
              <w:delText>12</w:delText>
            </w:r>
          </w:del>
        </w:p>
        <w:p w:rsidR="00E8026F" w:rsidDel="003C11B0" w:rsidRDefault="00E8026F">
          <w:pPr>
            <w:pStyle w:val="TOC3"/>
            <w:tabs>
              <w:tab w:val="left" w:pos="1100"/>
              <w:tab w:val="right" w:leader="dot" w:pos="9595"/>
            </w:tabs>
            <w:rPr>
              <w:del w:id="266" w:author="Gaurav Dutta" w:date="2016-03-02T20:36:00Z"/>
              <w:rFonts w:eastAsiaTheme="minorEastAsia"/>
              <w:noProof/>
            </w:rPr>
          </w:pPr>
          <w:del w:id="267" w:author="Gaurav Dutta" w:date="2016-03-02T20:36:00Z">
            <w:r w:rsidRPr="003C11B0" w:rsidDel="003C11B0">
              <w:rPr>
                <w:rPrChange w:id="268" w:author="Gaurav Dutta" w:date="2016-03-02T20:36:00Z">
                  <w:rPr>
                    <w:rStyle w:val="Hyperlink"/>
                    <w:b/>
                    <w:noProof/>
                  </w:rPr>
                </w:rPrChange>
              </w:rPr>
              <w:delText>2.3</w:delText>
            </w:r>
            <w:r w:rsidDel="003C11B0">
              <w:rPr>
                <w:rFonts w:eastAsiaTheme="minorEastAsia"/>
                <w:noProof/>
              </w:rPr>
              <w:tab/>
            </w:r>
            <w:r w:rsidRPr="003C11B0" w:rsidDel="003C11B0">
              <w:rPr>
                <w:rPrChange w:id="269" w:author="Gaurav Dutta" w:date="2016-03-02T20:36:00Z">
                  <w:rPr>
                    <w:rStyle w:val="Hyperlink"/>
                    <w:b/>
                    <w:noProof/>
                  </w:rPr>
                </w:rPrChange>
              </w:rPr>
              <w:delText>Issuance of Checklist</w:delText>
            </w:r>
            <w:r w:rsidDel="003C11B0">
              <w:rPr>
                <w:noProof/>
                <w:webHidden/>
              </w:rPr>
              <w:tab/>
              <w:delText>12</w:delText>
            </w:r>
          </w:del>
        </w:p>
        <w:p w:rsidR="00E8026F" w:rsidDel="003C11B0" w:rsidRDefault="00E8026F">
          <w:pPr>
            <w:pStyle w:val="TOC3"/>
            <w:tabs>
              <w:tab w:val="left" w:pos="1100"/>
              <w:tab w:val="right" w:leader="dot" w:pos="9595"/>
            </w:tabs>
            <w:rPr>
              <w:del w:id="270" w:author="Gaurav Dutta" w:date="2016-03-02T20:36:00Z"/>
              <w:rFonts w:eastAsiaTheme="minorEastAsia"/>
              <w:noProof/>
            </w:rPr>
          </w:pPr>
          <w:del w:id="271" w:author="Gaurav Dutta" w:date="2016-03-02T20:36:00Z">
            <w:r w:rsidRPr="003C11B0" w:rsidDel="003C11B0">
              <w:rPr>
                <w:rPrChange w:id="272" w:author="Gaurav Dutta" w:date="2016-03-02T20:36:00Z">
                  <w:rPr>
                    <w:rStyle w:val="Hyperlink"/>
                    <w:b/>
                    <w:noProof/>
                  </w:rPr>
                </w:rPrChange>
              </w:rPr>
              <w:delText>2.4</w:delText>
            </w:r>
            <w:r w:rsidDel="003C11B0">
              <w:rPr>
                <w:rFonts w:eastAsiaTheme="minorEastAsia"/>
                <w:noProof/>
              </w:rPr>
              <w:tab/>
            </w:r>
            <w:r w:rsidRPr="003C11B0" w:rsidDel="003C11B0">
              <w:rPr>
                <w:rPrChange w:id="273" w:author="Gaurav Dutta" w:date="2016-03-02T20:36:00Z">
                  <w:rPr>
                    <w:rStyle w:val="Hyperlink"/>
                    <w:b/>
                    <w:noProof/>
                  </w:rPr>
                </w:rPrChange>
              </w:rPr>
              <w:delText>Time period for lease deed</w:delText>
            </w:r>
            <w:r w:rsidDel="003C11B0">
              <w:rPr>
                <w:noProof/>
                <w:webHidden/>
              </w:rPr>
              <w:tab/>
              <w:delText>12</w:delText>
            </w:r>
          </w:del>
        </w:p>
        <w:p w:rsidR="00E8026F" w:rsidDel="003C11B0" w:rsidRDefault="00E8026F">
          <w:pPr>
            <w:pStyle w:val="TOC3"/>
            <w:tabs>
              <w:tab w:val="left" w:pos="1100"/>
              <w:tab w:val="right" w:leader="dot" w:pos="9595"/>
            </w:tabs>
            <w:rPr>
              <w:del w:id="274" w:author="Gaurav Dutta" w:date="2016-03-02T20:36:00Z"/>
              <w:rFonts w:eastAsiaTheme="minorEastAsia"/>
              <w:noProof/>
            </w:rPr>
          </w:pPr>
          <w:del w:id="275" w:author="Gaurav Dutta" w:date="2016-03-02T20:36:00Z">
            <w:r w:rsidRPr="003C11B0" w:rsidDel="003C11B0">
              <w:rPr>
                <w:rPrChange w:id="276" w:author="Gaurav Dutta" w:date="2016-03-02T20:36:00Z">
                  <w:rPr>
                    <w:rStyle w:val="Hyperlink"/>
                    <w:b/>
                    <w:noProof/>
                  </w:rPr>
                </w:rPrChange>
              </w:rPr>
              <w:delText>2.5</w:delText>
            </w:r>
            <w:r w:rsidDel="003C11B0">
              <w:rPr>
                <w:rFonts w:eastAsiaTheme="minorEastAsia"/>
                <w:noProof/>
              </w:rPr>
              <w:tab/>
            </w:r>
            <w:r w:rsidRPr="003C11B0" w:rsidDel="003C11B0">
              <w:rPr>
                <w:rPrChange w:id="277" w:author="Gaurav Dutta" w:date="2016-03-02T20:36:00Z">
                  <w:rPr>
                    <w:rStyle w:val="Hyperlink"/>
                    <w:b/>
                    <w:noProof/>
                  </w:rPr>
                </w:rPrChange>
              </w:rPr>
              <w:delText>Lease Deed Executed</w:delText>
            </w:r>
            <w:r w:rsidDel="003C11B0">
              <w:rPr>
                <w:noProof/>
                <w:webHidden/>
              </w:rPr>
              <w:tab/>
              <w:delText>12</w:delText>
            </w:r>
          </w:del>
        </w:p>
        <w:p w:rsidR="00E8026F" w:rsidDel="003C11B0" w:rsidRDefault="00E8026F">
          <w:pPr>
            <w:pStyle w:val="TOC3"/>
            <w:tabs>
              <w:tab w:val="left" w:pos="1100"/>
              <w:tab w:val="right" w:leader="dot" w:pos="9595"/>
            </w:tabs>
            <w:rPr>
              <w:del w:id="278" w:author="Gaurav Dutta" w:date="2016-03-02T20:36:00Z"/>
              <w:rFonts w:eastAsiaTheme="minorEastAsia"/>
              <w:noProof/>
            </w:rPr>
          </w:pPr>
          <w:del w:id="279" w:author="Gaurav Dutta" w:date="2016-03-02T20:36:00Z">
            <w:r w:rsidRPr="003C11B0" w:rsidDel="003C11B0">
              <w:rPr>
                <w:rPrChange w:id="280" w:author="Gaurav Dutta" w:date="2016-03-02T20:36:00Z">
                  <w:rPr>
                    <w:rStyle w:val="Hyperlink"/>
                    <w:b/>
                    <w:noProof/>
                  </w:rPr>
                </w:rPrChange>
              </w:rPr>
              <w:delText>2.6</w:delText>
            </w:r>
            <w:r w:rsidDel="003C11B0">
              <w:rPr>
                <w:rFonts w:eastAsiaTheme="minorEastAsia"/>
                <w:noProof/>
              </w:rPr>
              <w:tab/>
            </w:r>
            <w:r w:rsidRPr="003C11B0" w:rsidDel="003C11B0">
              <w:rPr>
                <w:rPrChange w:id="281" w:author="Gaurav Dutta" w:date="2016-03-02T20:36:00Z">
                  <w:rPr>
                    <w:rStyle w:val="Hyperlink"/>
                    <w:b/>
                    <w:noProof/>
                  </w:rPr>
                </w:rPrChange>
              </w:rPr>
              <w:delText>Business Rules for Lease Deed</w:delText>
            </w:r>
            <w:r w:rsidDel="003C11B0">
              <w:rPr>
                <w:noProof/>
                <w:webHidden/>
              </w:rPr>
              <w:tab/>
              <w:delText>12</w:delText>
            </w:r>
          </w:del>
        </w:p>
        <w:p w:rsidR="00E8026F" w:rsidDel="003C11B0" w:rsidRDefault="00E8026F">
          <w:pPr>
            <w:pStyle w:val="TOC2"/>
            <w:tabs>
              <w:tab w:val="left" w:pos="660"/>
              <w:tab w:val="right" w:leader="dot" w:pos="9595"/>
            </w:tabs>
            <w:rPr>
              <w:del w:id="282" w:author="Gaurav Dutta" w:date="2016-03-02T20:36:00Z"/>
              <w:rFonts w:eastAsiaTheme="minorEastAsia"/>
              <w:noProof/>
            </w:rPr>
          </w:pPr>
          <w:del w:id="283" w:author="Gaurav Dutta" w:date="2016-03-02T20:36:00Z">
            <w:r w:rsidRPr="003C11B0" w:rsidDel="003C11B0">
              <w:rPr>
                <w:rPrChange w:id="284" w:author="Gaurav Dutta" w:date="2016-03-02T20:36:00Z">
                  <w:rPr>
                    <w:rStyle w:val="Hyperlink"/>
                    <w:b/>
                    <w:noProof/>
                  </w:rPr>
                </w:rPrChange>
              </w:rPr>
              <w:delText>3.</w:delText>
            </w:r>
            <w:r w:rsidDel="003C11B0">
              <w:rPr>
                <w:rFonts w:eastAsiaTheme="minorEastAsia"/>
                <w:noProof/>
              </w:rPr>
              <w:tab/>
            </w:r>
            <w:r w:rsidRPr="003C11B0" w:rsidDel="003C11B0">
              <w:rPr>
                <w:rPrChange w:id="285" w:author="Gaurav Dutta" w:date="2016-03-02T20:36:00Z">
                  <w:rPr>
                    <w:rStyle w:val="Hyperlink"/>
                    <w:b/>
                    <w:noProof/>
                  </w:rPr>
                </w:rPrChange>
              </w:rPr>
              <w:delText>Possession Certificate Request</w:delText>
            </w:r>
            <w:r w:rsidDel="003C11B0">
              <w:rPr>
                <w:noProof/>
                <w:webHidden/>
              </w:rPr>
              <w:tab/>
              <w:delText>14</w:delText>
            </w:r>
          </w:del>
        </w:p>
        <w:p w:rsidR="00E8026F" w:rsidDel="003C11B0" w:rsidRDefault="00E8026F">
          <w:pPr>
            <w:pStyle w:val="TOC3"/>
            <w:tabs>
              <w:tab w:val="left" w:pos="1100"/>
              <w:tab w:val="right" w:leader="dot" w:pos="9595"/>
            </w:tabs>
            <w:rPr>
              <w:del w:id="286" w:author="Gaurav Dutta" w:date="2016-03-02T20:36:00Z"/>
              <w:rFonts w:eastAsiaTheme="minorEastAsia"/>
              <w:noProof/>
            </w:rPr>
          </w:pPr>
          <w:del w:id="287" w:author="Gaurav Dutta" w:date="2016-03-02T20:36:00Z">
            <w:r w:rsidRPr="003C11B0" w:rsidDel="003C11B0">
              <w:rPr>
                <w:rPrChange w:id="288" w:author="Gaurav Dutta" w:date="2016-03-02T20:36:00Z">
                  <w:rPr>
                    <w:rStyle w:val="Hyperlink"/>
                    <w:b/>
                    <w:noProof/>
                  </w:rPr>
                </w:rPrChange>
              </w:rPr>
              <w:delText>3.1</w:delText>
            </w:r>
            <w:r w:rsidDel="003C11B0">
              <w:rPr>
                <w:rFonts w:eastAsiaTheme="minorEastAsia"/>
                <w:noProof/>
              </w:rPr>
              <w:tab/>
            </w:r>
            <w:r w:rsidRPr="003C11B0" w:rsidDel="003C11B0">
              <w:rPr>
                <w:rPrChange w:id="289" w:author="Gaurav Dutta" w:date="2016-03-02T20:36:00Z">
                  <w:rPr>
                    <w:rStyle w:val="Hyperlink"/>
                    <w:b/>
                    <w:noProof/>
                  </w:rPr>
                </w:rPrChange>
              </w:rPr>
              <w:delText>Consumer submits application</w:delText>
            </w:r>
            <w:r w:rsidDel="003C11B0">
              <w:rPr>
                <w:noProof/>
                <w:webHidden/>
              </w:rPr>
              <w:tab/>
              <w:delText>15</w:delText>
            </w:r>
          </w:del>
        </w:p>
        <w:p w:rsidR="00E8026F" w:rsidDel="003C11B0" w:rsidRDefault="00E8026F">
          <w:pPr>
            <w:pStyle w:val="TOC3"/>
            <w:tabs>
              <w:tab w:val="left" w:pos="1100"/>
              <w:tab w:val="right" w:leader="dot" w:pos="9595"/>
            </w:tabs>
            <w:rPr>
              <w:del w:id="290" w:author="Gaurav Dutta" w:date="2016-03-02T20:36:00Z"/>
              <w:rFonts w:eastAsiaTheme="minorEastAsia"/>
              <w:noProof/>
            </w:rPr>
          </w:pPr>
          <w:del w:id="291" w:author="Gaurav Dutta" w:date="2016-03-02T20:36:00Z">
            <w:r w:rsidRPr="003C11B0" w:rsidDel="003C11B0">
              <w:rPr>
                <w:rPrChange w:id="292" w:author="Gaurav Dutta" w:date="2016-03-02T20:36:00Z">
                  <w:rPr>
                    <w:rStyle w:val="Hyperlink"/>
                    <w:b/>
                    <w:noProof/>
                  </w:rPr>
                </w:rPrChange>
              </w:rPr>
              <w:delText>3.2</w:delText>
            </w:r>
            <w:r w:rsidDel="003C11B0">
              <w:rPr>
                <w:rFonts w:eastAsiaTheme="minorEastAsia"/>
                <w:noProof/>
              </w:rPr>
              <w:tab/>
            </w:r>
            <w:r w:rsidRPr="003C11B0" w:rsidDel="003C11B0">
              <w:rPr>
                <w:rPrChange w:id="293" w:author="Gaurav Dutta" w:date="2016-03-02T20:36:00Z">
                  <w:rPr>
                    <w:rStyle w:val="Hyperlink"/>
                    <w:b/>
                    <w:noProof/>
                  </w:rPr>
                </w:rPrChange>
              </w:rPr>
              <w:delText>Approval from engineering department</w:delText>
            </w:r>
            <w:r w:rsidDel="003C11B0">
              <w:rPr>
                <w:noProof/>
                <w:webHidden/>
              </w:rPr>
              <w:tab/>
              <w:delText>15</w:delText>
            </w:r>
          </w:del>
        </w:p>
        <w:p w:rsidR="00E8026F" w:rsidDel="003C11B0" w:rsidRDefault="00E8026F">
          <w:pPr>
            <w:pStyle w:val="TOC3"/>
            <w:tabs>
              <w:tab w:val="left" w:pos="1100"/>
              <w:tab w:val="right" w:leader="dot" w:pos="9595"/>
            </w:tabs>
            <w:rPr>
              <w:del w:id="294" w:author="Gaurav Dutta" w:date="2016-03-02T20:36:00Z"/>
              <w:rFonts w:eastAsiaTheme="minorEastAsia"/>
              <w:noProof/>
            </w:rPr>
          </w:pPr>
          <w:del w:id="295" w:author="Gaurav Dutta" w:date="2016-03-02T20:36:00Z">
            <w:r w:rsidRPr="003C11B0" w:rsidDel="003C11B0">
              <w:rPr>
                <w:rPrChange w:id="296" w:author="Gaurav Dutta" w:date="2016-03-02T20:36:00Z">
                  <w:rPr>
                    <w:rStyle w:val="Hyperlink"/>
                    <w:b/>
                    <w:noProof/>
                  </w:rPr>
                </w:rPrChange>
              </w:rPr>
              <w:delText>3.3</w:delText>
            </w:r>
            <w:r w:rsidDel="003C11B0">
              <w:rPr>
                <w:rFonts w:eastAsiaTheme="minorEastAsia"/>
                <w:noProof/>
              </w:rPr>
              <w:tab/>
            </w:r>
            <w:r w:rsidRPr="003C11B0" w:rsidDel="003C11B0">
              <w:rPr>
                <w:rPrChange w:id="297" w:author="Gaurav Dutta" w:date="2016-03-02T20:36:00Z">
                  <w:rPr>
                    <w:rStyle w:val="Hyperlink"/>
                    <w:b/>
                    <w:noProof/>
                  </w:rPr>
                </w:rPrChange>
              </w:rPr>
              <w:delText>Re-Adjustment of Change in Area</w:delText>
            </w:r>
            <w:r w:rsidDel="003C11B0">
              <w:rPr>
                <w:noProof/>
                <w:webHidden/>
              </w:rPr>
              <w:tab/>
              <w:delText>15</w:delText>
            </w:r>
          </w:del>
        </w:p>
        <w:p w:rsidR="00E8026F" w:rsidDel="003C11B0" w:rsidRDefault="00E8026F">
          <w:pPr>
            <w:pStyle w:val="TOC3"/>
            <w:tabs>
              <w:tab w:val="left" w:pos="1100"/>
              <w:tab w:val="right" w:leader="dot" w:pos="9595"/>
            </w:tabs>
            <w:rPr>
              <w:del w:id="298" w:author="Gaurav Dutta" w:date="2016-03-02T20:36:00Z"/>
              <w:rFonts w:eastAsiaTheme="minorEastAsia"/>
              <w:noProof/>
            </w:rPr>
          </w:pPr>
          <w:del w:id="299" w:author="Gaurav Dutta" w:date="2016-03-02T20:36:00Z">
            <w:r w:rsidRPr="003C11B0" w:rsidDel="003C11B0">
              <w:rPr>
                <w:rPrChange w:id="300" w:author="Gaurav Dutta" w:date="2016-03-02T20:36:00Z">
                  <w:rPr>
                    <w:rStyle w:val="Hyperlink"/>
                    <w:b/>
                    <w:noProof/>
                  </w:rPr>
                </w:rPrChange>
              </w:rPr>
              <w:delText>3.4</w:delText>
            </w:r>
            <w:r w:rsidDel="003C11B0">
              <w:rPr>
                <w:rFonts w:eastAsiaTheme="minorEastAsia"/>
                <w:noProof/>
              </w:rPr>
              <w:tab/>
            </w:r>
            <w:r w:rsidRPr="003C11B0" w:rsidDel="003C11B0">
              <w:rPr>
                <w:rPrChange w:id="301" w:author="Gaurav Dutta" w:date="2016-03-02T20:36:00Z">
                  <w:rPr>
                    <w:rStyle w:val="Hyperlink"/>
                    <w:b/>
                    <w:noProof/>
                  </w:rPr>
                </w:rPrChange>
              </w:rPr>
              <w:delText>Business Rules for Possession</w:delText>
            </w:r>
            <w:r w:rsidDel="003C11B0">
              <w:rPr>
                <w:noProof/>
                <w:webHidden/>
              </w:rPr>
              <w:tab/>
              <w:delText>15</w:delText>
            </w:r>
          </w:del>
        </w:p>
        <w:p w:rsidR="00E8026F" w:rsidDel="003C11B0" w:rsidRDefault="00E8026F">
          <w:pPr>
            <w:pStyle w:val="TOC2"/>
            <w:tabs>
              <w:tab w:val="left" w:pos="660"/>
              <w:tab w:val="right" w:leader="dot" w:pos="9595"/>
            </w:tabs>
            <w:rPr>
              <w:del w:id="302" w:author="Gaurav Dutta" w:date="2016-03-02T20:36:00Z"/>
              <w:rFonts w:eastAsiaTheme="minorEastAsia"/>
              <w:noProof/>
            </w:rPr>
          </w:pPr>
          <w:del w:id="303" w:author="Gaurav Dutta" w:date="2016-03-02T20:36:00Z">
            <w:r w:rsidRPr="003C11B0" w:rsidDel="003C11B0">
              <w:rPr>
                <w:rPrChange w:id="304" w:author="Gaurav Dutta" w:date="2016-03-02T20:36:00Z">
                  <w:rPr>
                    <w:rStyle w:val="Hyperlink"/>
                    <w:b/>
                    <w:noProof/>
                  </w:rPr>
                </w:rPrChange>
              </w:rPr>
              <w:delText>4.</w:delText>
            </w:r>
            <w:r w:rsidDel="003C11B0">
              <w:rPr>
                <w:rFonts w:eastAsiaTheme="minorEastAsia"/>
                <w:noProof/>
              </w:rPr>
              <w:tab/>
            </w:r>
            <w:r w:rsidRPr="003C11B0" w:rsidDel="003C11B0">
              <w:rPr>
                <w:rPrChange w:id="305" w:author="Gaurav Dutta" w:date="2016-03-02T20:36:00Z">
                  <w:rPr>
                    <w:rStyle w:val="Hyperlink"/>
                    <w:b/>
                    <w:noProof/>
                  </w:rPr>
                </w:rPrChange>
              </w:rPr>
              <w:delText>Request of Completion Certificate</w:delText>
            </w:r>
            <w:r w:rsidDel="003C11B0">
              <w:rPr>
                <w:noProof/>
                <w:webHidden/>
              </w:rPr>
              <w:tab/>
              <w:delText>16</w:delText>
            </w:r>
          </w:del>
        </w:p>
        <w:p w:rsidR="00E8026F" w:rsidDel="003C11B0" w:rsidRDefault="00E8026F">
          <w:pPr>
            <w:pStyle w:val="TOC3"/>
            <w:tabs>
              <w:tab w:val="left" w:pos="1100"/>
              <w:tab w:val="right" w:leader="dot" w:pos="9595"/>
            </w:tabs>
            <w:rPr>
              <w:del w:id="306" w:author="Gaurav Dutta" w:date="2016-03-02T20:36:00Z"/>
              <w:rFonts w:eastAsiaTheme="minorEastAsia"/>
              <w:noProof/>
            </w:rPr>
          </w:pPr>
          <w:del w:id="307" w:author="Gaurav Dutta" w:date="2016-03-02T20:36:00Z">
            <w:r w:rsidRPr="003C11B0" w:rsidDel="003C11B0">
              <w:rPr>
                <w:rPrChange w:id="308" w:author="Gaurav Dutta" w:date="2016-03-02T20:36:00Z">
                  <w:rPr>
                    <w:rStyle w:val="Hyperlink"/>
                    <w:b/>
                    <w:noProof/>
                  </w:rPr>
                </w:rPrChange>
              </w:rPr>
              <w:delText>4.1</w:delText>
            </w:r>
            <w:r w:rsidDel="003C11B0">
              <w:rPr>
                <w:rFonts w:eastAsiaTheme="minorEastAsia"/>
                <w:noProof/>
              </w:rPr>
              <w:tab/>
            </w:r>
            <w:r w:rsidRPr="003C11B0" w:rsidDel="003C11B0">
              <w:rPr>
                <w:rPrChange w:id="309" w:author="Gaurav Dutta" w:date="2016-03-02T20:36:00Z">
                  <w:rPr>
                    <w:rStyle w:val="Hyperlink"/>
                    <w:b/>
                    <w:noProof/>
                  </w:rPr>
                </w:rPrChange>
              </w:rPr>
              <w:delText>Consumer submit Completion Certificate Request</w:delText>
            </w:r>
            <w:r w:rsidDel="003C11B0">
              <w:rPr>
                <w:noProof/>
                <w:webHidden/>
              </w:rPr>
              <w:tab/>
              <w:delText>17</w:delText>
            </w:r>
          </w:del>
        </w:p>
        <w:p w:rsidR="00E8026F" w:rsidDel="003C11B0" w:rsidRDefault="00E8026F">
          <w:pPr>
            <w:pStyle w:val="TOC3"/>
            <w:tabs>
              <w:tab w:val="left" w:pos="1100"/>
              <w:tab w:val="right" w:leader="dot" w:pos="9595"/>
            </w:tabs>
            <w:rPr>
              <w:del w:id="310" w:author="Gaurav Dutta" w:date="2016-03-02T20:36:00Z"/>
              <w:rFonts w:eastAsiaTheme="minorEastAsia"/>
              <w:noProof/>
            </w:rPr>
          </w:pPr>
          <w:del w:id="311" w:author="Gaurav Dutta" w:date="2016-03-02T20:36:00Z">
            <w:r w:rsidRPr="003C11B0" w:rsidDel="003C11B0">
              <w:rPr>
                <w:rPrChange w:id="312" w:author="Gaurav Dutta" w:date="2016-03-02T20:36:00Z">
                  <w:rPr>
                    <w:rStyle w:val="Hyperlink"/>
                    <w:b/>
                    <w:noProof/>
                  </w:rPr>
                </w:rPrChange>
              </w:rPr>
              <w:delText>4.2</w:delText>
            </w:r>
            <w:r w:rsidDel="003C11B0">
              <w:rPr>
                <w:rFonts w:eastAsiaTheme="minorEastAsia"/>
                <w:noProof/>
              </w:rPr>
              <w:tab/>
            </w:r>
            <w:r w:rsidRPr="003C11B0" w:rsidDel="003C11B0">
              <w:rPr>
                <w:rPrChange w:id="313" w:author="Gaurav Dutta" w:date="2016-03-02T20:36:00Z">
                  <w:rPr>
                    <w:rStyle w:val="Hyperlink"/>
                    <w:b/>
                    <w:noProof/>
                  </w:rPr>
                </w:rPrChange>
              </w:rPr>
              <w:delText>Validation from Planning &amp; Account Department</w:delText>
            </w:r>
            <w:r w:rsidDel="003C11B0">
              <w:rPr>
                <w:noProof/>
                <w:webHidden/>
              </w:rPr>
              <w:tab/>
              <w:delText>17</w:delText>
            </w:r>
          </w:del>
        </w:p>
        <w:p w:rsidR="00E8026F" w:rsidDel="003C11B0" w:rsidRDefault="00E8026F">
          <w:pPr>
            <w:pStyle w:val="TOC3"/>
            <w:tabs>
              <w:tab w:val="left" w:pos="1100"/>
              <w:tab w:val="right" w:leader="dot" w:pos="9595"/>
            </w:tabs>
            <w:rPr>
              <w:del w:id="314" w:author="Gaurav Dutta" w:date="2016-03-02T20:36:00Z"/>
              <w:rFonts w:eastAsiaTheme="minorEastAsia"/>
              <w:noProof/>
            </w:rPr>
          </w:pPr>
          <w:del w:id="315" w:author="Gaurav Dutta" w:date="2016-03-02T20:36:00Z">
            <w:r w:rsidRPr="003C11B0" w:rsidDel="003C11B0">
              <w:rPr>
                <w:rPrChange w:id="316" w:author="Gaurav Dutta" w:date="2016-03-02T20:36:00Z">
                  <w:rPr>
                    <w:rStyle w:val="Hyperlink"/>
                    <w:b/>
                    <w:noProof/>
                  </w:rPr>
                </w:rPrChange>
              </w:rPr>
              <w:delText>4.3</w:delText>
            </w:r>
            <w:r w:rsidDel="003C11B0">
              <w:rPr>
                <w:rFonts w:eastAsiaTheme="minorEastAsia"/>
                <w:noProof/>
              </w:rPr>
              <w:tab/>
            </w:r>
            <w:r w:rsidRPr="003C11B0" w:rsidDel="003C11B0">
              <w:rPr>
                <w:rPrChange w:id="317" w:author="Gaurav Dutta" w:date="2016-03-02T20:36:00Z">
                  <w:rPr>
                    <w:rStyle w:val="Hyperlink"/>
                    <w:b/>
                    <w:noProof/>
                  </w:rPr>
                </w:rPrChange>
              </w:rPr>
              <w:delText>Business Rules for Completion Certificate</w:delText>
            </w:r>
            <w:r w:rsidDel="003C11B0">
              <w:rPr>
                <w:noProof/>
                <w:webHidden/>
              </w:rPr>
              <w:tab/>
              <w:delText>17</w:delText>
            </w:r>
          </w:del>
        </w:p>
        <w:p w:rsidR="00E8026F" w:rsidDel="003C11B0" w:rsidRDefault="00E8026F">
          <w:pPr>
            <w:pStyle w:val="TOC2"/>
            <w:tabs>
              <w:tab w:val="left" w:pos="660"/>
              <w:tab w:val="right" w:leader="dot" w:pos="9595"/>
            </w:tabs>
            <w:rPr>
              <w:del w:id="318" w:author="Gaurav Dutta" w:date="2016-03-02T20:36:00Z"/>
              <w:rFonts w:eastAsiaTheme="minorEastAsia"/>
              <w:noProof/>
            </w:rPr>
          </w:pPr>
          <w:del w:id="319" w:author="Gaurav Dutta" w:date="2016-03-02T20:36:00Z">
            <w:r w:rsidRPr="003C11B0" w:rsidDel="003C11B0">
              <w:rPr>
                <w:rPrChange w:id="320" w:author="Gaurav Dutta" w:date="2016-03-02T20:36:00Z">
                  <w:rPr>
                    <w:rStyle w:val="Hyperlink"/>
                    <w:b/>
                    <w:noProof/>
                  </w:rPr>
                </w:rPrChange>
              </w:rPr>
              <w:delText>5</w:delText>
            </w:r>
            <w:r w:rsidDel="003C11B0">
              <w:rPr>
                <w:rFonts w:eastAsiaTheme="minorEastAsia"/>
                <w:noProof/>
              </w:rPr>
              <w:tab/>
            </w:r>
            <w:r w:rsidRPr="003C11B0" w:rsidDel="003C11B0">
              <w:rPr>
                <w:rPrChange w:id="321" w:author="Gaurav Dutta" w:date="2016-03-02T20:36:00Z">
                  <w:rPr>
                    <w:rStyle w:val="Hyperlink"/>
                    <w:b/>
                    <w:noProof/>
                  </w:rPr>
                </w:rPrChange>
              </w:rPr>
              <w:delText>Request for Functional Certificate</w:delText>
            </w:r>
            <w:r w:rsidDel="003C11B0">
              <w:rPr>
                <w:noProof/>
                <w:webHidden/>
              </w:rPr>
              <w:tab/>
              <w:delText>18</w:delText>
            </w:r>
          </w:del>
        </w:p>
        <w:p w:rsidR="00E8026F" w:rsidDel="003C11B0" w:rsidRDefault="00E8026F">
          <w:pPr>
            <w:pStyle w:val="TOC3"/>
            <w:tabs>
              <w:tab w:val="left" w:pos="1100"/>
              <w:tab w:val="right" w:leader="dot" w:pos="9595"/>
            </w:tabs>
            <w:rPr>
              <w:del w:id="322" w:author="Gaurav Dutta" w:date="2016-03-02T20:36:00Z"/>
              <w:rFonts w:eastAsiaTheme="minorEastAsia"/>
              <w:noProof/>
            </w:rPr>
          </w:pPr>
          <w:del w:id="323" w:author="Gaurav Dutta" w:date="2016-03-02T20:36:00Z">
            <w:r w:rsidRPr="003C11B0" w:rsidDel="003C11B0">
              <w:rPr>
                <w:rPrChange w:id="324" w:author="Gaurav Dutta" w:date="2016-03-02T20:36:00Z">
                  <w:rPr>
                    <w:rStyle w:val="Hyperlink"/>
                    <w:b/>
                    <w:noProof/>
                  </w:rPr>
                </w:rPrChange>
              </w:rPr>
              <w:delText>5.1</w:delText>
            </w:r>
            <w:r w:rsidDel="003C11B0">
              <w:rPr>
                <w:rFonts w:eastAsiaTheme="minorEastAsia"/>
                <w:noProof/>
              </w:rPr>
              <w:tab/>
            </w:r>
            <w:r w:rsidRPr="003C11B0" w:rsidDel="003C11B0">
              <w:rPr>
                <w:rPrChange w:id="325" w:author="Gaurav Dutta" w:date="2016-03-02T20:36:00Z">
                  <w:rPr>
                    <w:rStyle w:val="Hyperlink"/>
                    <w:b/>
                    <w:noProof/>
                  </w:rPr>
                </w:rPrChange>
              </w:rPr>
              <w:delText>Consumer Submits Functional Request</w:delText>
            </w:r>
            <w:r w:rsidDel="003C11B0">
              <w:rPr>
                <w:noProof/>
                <w:webHidden/>
              </w:rPr>
              <w:tab/>
              <w:delText>19</w:delText>
            </w:r>
          </w:del>
        </w:p>
        <w:p w:rsidR="00E8026F" w:rsidDel="003C11B0" w:rsidRDefault="00E8026F">
          <w:pPr>
            <w:pStyle w:val="TOC3"/>
            <w:tabs>
              <w:tab w:val="left" w:pos="1100"/>
              <w:tab w:val="right" w:leader="dot" w:pos="9595"/>
            </w:tabs>
            <w:rPr>
              <w:del w:id="326" w:author="Gaurav Dutta" w:date="2016-03-02T20:36:00Z"/>
              <w:rFonts w:eastAsiaTheme="minorEastAsia"/>
              <w:noProof/>
            </w:rPr>
          </w:pPr>
          <w:del w:id="327" w:author="Gaurav Dutta" w:date="2016-03-02T20:36:00Z">
            <w:r w:rsidRPr="003C11B0" w:rsidDel="003C11B0">
              <w:rPr>
                <w:rPrChange w:id="328" w:author="Gaurav Dutta" w:date="2016-03-02T20:36:00Z">
                  <w:rPr>
                    <w:rStyle w:val="Hyperlink"/>
                    <w:b/>
                    <w:noProof/>
                  </w:rPr>
                </w:rPrChange>
              </w:rPr>
              <w:delText>5.2</w:delText>
            </w:r>
            <w:r w:rsidDel="003C11B0">
              <w:rPr>
                <w:rFonts w:eastAsiaTheme="minorEastAsia"/>
                <w:noProof/>
              </w:rPr>
              <w:tab/>
            </w:r>
            <w:r w:rsidRPr="003C11B0" w:rsidDel="003C11B0">
              <w:rPr>
                <w:rPrChange w:id="329" w:author="Gaurav Dutta" w:date="2016-03-02T20:36:00Z">
                  <w:rPr>
                    <w:rStyle w:val="Hyperlink"/>
                    <w:b/>
                    <w:noProof/>
                  </w:rPr>
                </w:rPrChange>
              </w:rPr>
              <w:delText>Validation from Account Department</w:delText>
            </w:r>
            <w:r w:rsidDel="003C11B0">
              <w:rPr>
                <w:noProof/>
                <w:webHidden/>
              </w:rPr>
              <w:tab/>
              <w:delText>19</w:delText>
            </w:r>
          </w:del>
        </w:p>
        <w:p w:rsidR="00E8026F" w:rsidDel="003C11B0" w:rsidRDefault="00E8026F">
          <w:pPr>
            <w:pStyle w:val="TOC3"/>
            <w:tabs>
              <w:tab w:val="left" w:pos="1100"/>
              <w:tab w:val="right" w:leader="dot" w:pos="9595"/>
            </w:tabs>
            <w:rPr>
              <w:del w:id="330" w:author="Gaurav Dutta" w:date="2016-03-02T20:36:00Z"/>
              <w:rFonts w:eastAsiaTheme="minorEastAsia"/>
              <w:noProof/>
            </w:rPr>
          </w:pPr>
          <w:del w:id="331" w:author="Gaurav Dutta" w:date="2016-03-02T20:36:00Z">
            <w:r w:rsidRPr="003C11B0" w:rsidDel="003C11B0">
              <w:rPr>
                <w:rPrChange w:id="332" w:author="Gaurav Dutta" w:date="2016-03-02T20:36:00Z">
                  <w:rPr>
                    <w:rStyle w:val="Hyperlink"/>
                    <w:b/>
                    <w:noProof/>
                  </w:rPr>
                </w:rPrChange>
              </w:rPr>
              <w:delText>5.3</w:delText>
            </w:r>
            <w:r w:rsidDel="003C11B0">
              <w:rPr>
                <w:rFonts w:eastAsiaTheme="minorEastAsia"/>
                <w:noProof/>
              </w:rPr>
              <w:tab/>
            </w:r>
            <w:r w:rsidRPr="003C11B0" w:rsidDel="003C11B0">
              <w:rPr>
                <w:rPrChange w:id="333" w:author="Gaurav Dutta" w:date="2016-03-02T20:36:00Z">
                  <w:rPr>
                    <w:rStyle w:val="Hyperlink"/>
                    <w:b/>
                    <w:noProof/>
                  </w:rPr>
                </w:rPrChange>
              </w:rPr>
              <w:delText>Approval from Manager</w:delText>
            </w:r>
            <w:r w:rsidDel="003C11B0">
              <w:rPr>
                <w:noProof/>
                <w:webHidden/>
              </w:rPr>
              <w:tab/>
              <w:delText>19</w:delText>
            </w:r>
          </w:del>
        </w:p>
        <w:p w:rsidR="00E8026F" w:rsidDel="003C11B0" w:rsidRDefault="00E8026F">
          <w:pPr>
            <w:pStyle w:val="TOC3"/>
            <w:tabs>
              <w:tab w:val="left" w:pos="1100"/>
              <w:tab w:val="right" w:leader="dot" w:pos="9595"/>
            </w:tabs>
            <w:rPr>
              <w:del w:id="334" w:author="Gaurav Dutta" w:date="2016-03-02T20:36:00Z"/>
              <w:rFonts w:eastAsiaTheme="minorEastAsia"/>
              <w:noProof/>
            </w:rPr>
          </w:pPr>
          <w:del w:id="335" w:author="Gaurav Dutta" w:date="2016-03-02T20:36:00Z">
            <w:r w:rsidRPr="003C11B0" w:rsidDel="003C11B0">
              <w:rPr>
                <w:rPrChange w:id="336" w:author="Gaurav Dutta" w:date="2016-03-02T20:36:00Z">
                  <w:rPr>
                    <w:rStyle w:val="Hyperlink"/>
                    <w:b/>
                    <w:noProof/>
                  </w:rPr>
                </w:rPrChange>
              </w:rPr>
              <w:delText>5.4</w:delText>
            </w:r>
            <w:r w:rsidDel="003C11B0">
              <w:rPr>
                <w:rFonts w:eastAsiaTheme="minorEastAsia"/>
                <w:noProof/>
              </w:rPr>
              <w:tab/>
            </w:r>
            <w:r w:rsidRPr="003C11B0" w:rsidDel="003C11B0">
              <w:rPr>
                <w:rPrChange w:id="337" w:author="Gaurav Dutta" w:date="2016-03-02T20:36:00Z">
                  <w:rPr>
                    <w:rStyle w:val="Hyperlink"/>
                    <w:b/>
                    <w:noProof/>
                  </w:rPr>
                </w:rPrChange>
              </w:rPr>
              <w:delText>Functional Letter Issuance</w:delText>
            </w:r>
            <w:r w:rsidDel="003C11B0">
              <w:rPr>
                <w:noProof/>
                <w:webHidden/>
              </w:rPr>
              <w:tab/>
              <w:delText>19</w:delText>
            </w:r>
          </w:del>
        </w:p>
        <w:p w:rsidR="00E8026F" w:rsidDel="003C11B0" w:rsidRDefault="00E8026F">
          <w:pPr>
            <w:pStyle w:val="TOC3"/>
            <w:tabs>
              <w:tab w:val="left" w:pos="1100"/>
              <w:tab w:val="right" w:leader="dot" w:pos="9595"/>
            </w:tabs>
            <w:rPr>
              <w:del w:id="338" w:author="Gaurav Dutta" w:date="2016-03-02T20:36:00Z"/>
              <w:rFonts w:eastAsiaTheme="minorEastAsia"/>
              <w:noProof/>
            </w:rPr>
          </w:pPr>
          <w:del w:id="339" w:author="Gaurav Dutta" w:date="2016-03-02T20:36:00Z">
            <w:r w:rsidRPr="003C11B0" w:rsidDel="003C11B0">
              <w:rPr>
                <w:rPrChange w:id="340" w:author="Gaurav Dutta" w:date="2016-03-02T20:36:00Z">
                  <w:rPr>
                    <w:rStyle w:val="Hyperlink"/>
                    <w:b/>
                    <w:noProof/>
                  </w:rPr>
                </w:rPrChange>
              </w:rPr>
              <w:delText>5.5</w:delText>
            </w:r>
            <w:r w:rsidDel="003C11B0">
              <w:rPr>
                <w:rFonts w:eastAsiaTheme="minorEastAsia"/>
                <w:noProof/>
              </w:rPr>
              <w:tab/>
            </w:r>
            <w:r w:rsidRPr="003C11B0" w:rsidDel="003C11B0">
              <w:rPr>
                <w:rPrChange w:id="341" w:author="Gaurav Dutta" w:date="2016-03-02T20:36:00Z">
                  <w:rPr>
                    <w:rStyle w:val="Hyperlink"/>
                    <w:b/>
                    <w:noProof/>
                  </w:rPr>
                </w:rPrChange>
              </w:rPr>
              <w:delText>Business Rule for Functional</w:delText>
            </w:r>
            <w:r w:rsidDel="003C11B0">
              <w:rPr>
                <w:noProof/>
                <w:webHidden/>
              </w:rPr>
              <w:tab/>
              <w:delText>19</w:delText>
            </w:r>
          </w:del>
        </w:p>
        <w:p w:rsidR="00E8026F" w:rsidDel="003C11B0" w:rsidRDefault="00E8026F">
          <w:pPr>
            <w:pStyle w:val="TOC2"/>
            <w:tabs>
              <w:tab w:val="left" w:pos="660"/>
              <w:tab w:val="right" w:leader="dot" w:pos="9595"/>
            </w:tabs>
            <w:rPr>
              <w:del w:id="342" w:author="Gaurav Dutta" w:date="2016-03-02T20:36:00Z"/>
              <w:rFonts w:eastAsiaTheme="minorEastAsia"/>
              <w:noProof/>
            </w:rPr>
          </w:pPr>
          <w:del w:id="343" w:author="Gaurav Dutta" w:date="2016-03-02T20:36:00Z">
            <w:r w:rsidRPr="003C11B0" w:rsidDel="003C11B0">
              <w:rPr>
                <w:rPrChange w:id="344" w:author="Gaurav Dutta" w:date="2016-03-02T20:36:00Z">
                  <w:rPr>
                    <w:rStyle w:val="Hyperlink"/>
                    <w:b/>
                    <w:noProof/>
                  </w:rPr>
                </w:rPrChange>
              </w:rPr>
              <w:delText>6</w:delText>
            </w:r>
            <w:r w:rsidDel="003C11B0">
              <w:rPr>
                <w:rFonts w:eastAsiaTheme="minorEastAsia"/>
                <w:noProof/>
              </w:rPr>
              <w:tab/>
            </w:r>
            <w:r w:rsidRPr="003C11B0" w:rsidDel="003C11B0">
              <w:rPr>
                <w:rPrChange w:id="345" w:author="Gaurav Dutta" w:date="2016-03-02T20:36:00Z">
                  <w:rPr>
                    <w:rStyle w:val="Hyperlink"/>
                    <w:b/>
                    <w:noProof/>
                  </w:rPr>
                </w:rPrChange>
              </w:rPr>
              <w:delText>Request for Transfer of Property</w:delText>
            </w:r>
            <w:r w:rsidDel="003C11B0">
              <w:rPr>
                <w:noProof/>
                <w:webHidden/>
              </w:rPr>
              <w:tab/>
              <w:delText>20</w:delText>
            </w:r>
          </w:del>
        </w:p>
        <w:p w:rsidR="00E8026F" w:rsidDel="003C11B0" w:rsidRDefault="00E8026F">
          <w:pPr>
            <w:pStyle w:val="TOC3"/>
            <w:tabs>
              <w:tab w:val="left" w:pos="1100"/>
              <w:tab w:val="right" w:leader="dot" w:pos="9595"/>
            </w:tabs>
            <w:rPr>
              <w:del w:id="346" w:author="Gaurav Dutta" w:date="2016-03-02T20:36:00Z"/>
              <w:rFonts w:eastAsiaTheme="minorEastAsia"/>
              <w:noProof/>
            </w:rPr>
          </w:pPr>
          <w:del w:id="347" w:author="Gaurav Dutta" w:date="2016-03-02T20:36:00Z">
            <w:r w:rsidRPr="003C11B0" w:rsidDel="003C11B0">
              <w:rPr>
                <w:rPrChange w:id="348" w:author="Gaurav Dutta" w:date="2016-03-02T20:36:00Z">
                  <w:rPr>
                    <w:rStyle w:val="Hyperlink"/>
                    <w:b/>
                    <w:noProof/>
                  </w:rPr>
                </w:rPrChange>
              </w:rPr>
              <w:delText>6.1</w:delText>
            </w:r>
            <w:r w:rsidDel="003C11B0">
              <w:rPr>
                <w:rFonts w:eastAsiaTheme="minorEastAsia"/>
                <w:noProof/>
              </w:rPr>
              <w:tab/>
            </w:r>
            <w:r w:rsidRPr="003C11B0" w:rsidDel="003C11B0">
              <w:rPr>
                <w:rPrChange w:id="349" w:author="Gaurav Dutta" w:date="2016-03-02T20:36:00Z">
                  <w:rPr>
                    <w:rStyle w:val="Hyperlink"/>
                    <w:b/>
                    <w:noProof/>
                  </w:rPr>
                </w:rPrChange>
              </w:rPr>
              <w:delText>Consumer submits Application</w:delText>
            </w:r>
            <w:r w:rsidDel="003C11B0">
              <w:rPr>
                <w:noProof/>
                <w:webHidden/>
              </w:rPr>
              <w:tab/>
              <w:delText>20</w:delText>
            </w:r>
          </w:del>
        </w:p>
        <w:p w:rsidR="00E8026F" w:rsidDel="003C11B0" w:rsidRDefault="00E8026F">
          <w:pPr>
            <w:pStyle w:val="TOC3"/>
            <w:tabs>
              <w:tab w:val="left" w:pos="1100"/>
              <w:tab w:val="right" w:leader="dot" w:pos="9595"/>
            </w:tabs>
            <w:rPr>
              <w:del w:id="350" w:author="Gaurav Dutta" w:date="2016-03-02T20:36:00Z"/>
              <w:rFonts w:eastAsiaTheme="minorEastAsia"/>
              <w:noProof/>
            </w:rPr>
          </w:pPr>
          <w:del w:id="351" w:author="Gaurav Dutta" w:date="2016-03-02T20:36:00Z">
            <w:r w:rsidRPr="003C11B0" w:rsidDel="003C11B0">
              <w:rPr>
                <w:rPrChange w:id="352" w:author="Gaurav Dutta" w:date="2016-03-02T20:36:00Z">
                  <w:rPr>
                    <w:rStyle w:val="Hyperlink"/>
                    <w:b/>
                    <w:noProof/>
                  </w:rPr>
                </w:rPrChange>
              </w:rPr>
              <w:delText>6.2</w:delText>
            </w:r>
            <w:r w:rsidDel="003C11B0">
              <w:rPr>
                <w:rFonts w:eastAsiaTheme="minorEastAsia"/>
                <w:noProof/>
              </w:rPr>
              <w:tab/>
            </w:r>
            <w:r w:rsidRPr="003C11B0" w:rsidDel="003C11B0">
              <w:rPr>
                <w:rPrChange w:id="353" w:author="Gaurav Dutta" w:date="2016-03-02T20:36:00Z">
                  <w:rPr>
                    <w:rStyle w:val="Hyperlink"/>
                    <w:b/>
                    <w:noProof/>
                  </w:rPr>
                </w:rPrChange>
              </w:rPr>
              <w:delText>Validation from Accounts &amp; Legal Department</w:delText>
            </w:r>
            <w:r w:rsidDel="003C11B0">
              <w:rPr>
                <w:noProof/>
                <w:webHidden/>
              </w:rPr>
              <w:tab/>
              <w:delText>20</w:delText>
            </w:r>
          </w:del>
        </w:p>
        <w:p w:rsidR="00E8026F" w:rsidDel="003C11B0" w:rsidRDefault="00E8026F">
          <w:pPr>
            <w:pStyle w:val="TOC3"/>
            <w:tabs>
              <w:tab w:val="left" w:pos="1100"/>
              <w:tab w:val="right" w:leader="dot" w:pos="9595"/>
            </w:tabs>
            <w:rPr>
              <w:del w:id="354" w:author="Gaurav Dutta" w:date="2016-03-02T20:36:00Z"/>
              <w:rFonts w:eastAsiaTheme="minorEastAsia"/>
              <w:noProof/>
            </w:rPr>
          </w:pPr>
          <w:del w:id="355" w:author="Gaurav Dutta" w:date="2016-03-02T20:36:00Z">
            <w:r w:rsidRPr="003C11B0" w:rsidDel="003C11B0">
              <w:rPr>
                <w:rPrChange w:id="356" w:author="Gaurav Dutta" w:date="2016-03-02T20:36:00Z">
                  <w:rPr>
                    <w:rStyle w:val="Hyperlink"/>
                    <w:b/>
                    <w:noProof/>
                  </w:rPr>
                </w:rPrChange>
              </w:rPr>
              <w:delText>6.3</w:delText>
            </w:r>
            <w:r w:rsidDel="003C11B0">
              <w:rPr>
                <w:rFonts w:eastAsiaTheme="minorEastAsia"/>
                <w:noProof/>
              </w:rPr>
              <w:tab/>
            </w:r>
            <w:r w:rsidRPr="003C11B0" w:rsidDel="003C11B0">
              <w:rPr>
                <w:rPrChange w:id="357" w:author="Gaurav Dutta" w:date="2016-03-02T20:36:00Z">
                  <w:rPr>
                    <w:rStyle w:val="Hyperlink"/>
                    <w:b/>
                    <w:noProof/>
                  </w:rPr>
                </w:rPrChange>
              </w:rPr>
              <w:delText>Consumer pays transfer charges</w:delText>
            </w:r>
            <w:r w:rsidDel="003C11B0">
              <w:rPr>
                <w:noProof/>
                <w:webHidden/>
              </w:rPr>
              <w:tab/>
              <w:delText>20</w:delText>
            </w:r>
          </w:del>
        </w:p>
        <w:p w:rsidR="00E8026F" w:rsidDel="003C11B0" w:rsidRDefault="00E8026F">
          <w:pPr>
            <w:pStyle w:val="TOC3"/>
            <w:tabs>
              <w:tab w:val="left" w:pos="1100"/>
              <w:tab w:val="right" w:leader="dot" w:pos="9595"/>
            </w:tabs>
            <w:rPr>
              <w:del w:id="358" w:author="Gaurav Dutta" w:date="2016-03-02T20:36:00Z"/>
              <w:rFonts w:eastAsiaTheme="minorEastAsia"/>
              <w:noProof/>
            </w:rPr>
          </w:pPr>
          <w:del w:id="359" w:author="Gaurav Dutta" w:date="2016-03-02T20:36:00Z">
            <w:r w:rsidRPr="003C11B0" w:rsidDel="003C11B0">
              <w:rPr>
                <w:rPrChange w:id="360" w:author="Gaurav Dutta" w:date="2016-03-02T20:36:00Z">
                  <w:rPr>
                    <w:rStyle w:val="Hyperlink"/>
                    <w:b/>
                    <w:noProof/>
                  </w:rPr>
                </w:rPrChange>
              </w:rPr>
              <w:delText>6.4</w:delText>
            </w:r>
            <w:r w:rsidDel="003C11B0">
              <w:rPr>
                <w:rFonts w:eastAsiaTheme="minorEastAsia"/>
                <w:noProof/>
              </w:rPr>
              <w:tab/>
            </w:r>
            <w:r w:rsidRPr="003C11B0" w:rsidDel="003C11B0">
              <w:rPr>
                <w:rPrChange w:id="361" w:author="Gaurav Dutta" w:date="2016-03-02T20:36:00Z">
                  <w:rPr>
                    <w:rStyle w:val="Hyperlink"/>
                    <w:b/>
                    <w:noProof/>
                  </w:rPr>
                </w:rPrChange>
              </w:rPr>
              <w:delText>Approval from Manager</w:delText>
            </w:r>
            <w:r w:rsidDel="003C11B0">
              <w:rPr>
                <w:noProof/>
                <w:webHidden/>
              </w:rPr>
              <w:tab/>
              <w:delText>21</w:delText>
            </w:r>
          </w:del>
        </w:p>
        <w:p w:rsidR="00E8026F" w:rsidDel="003C11B0" w:rsidRDefault="00E8026F">
          <w:pPr>
            <w:pStyle w:val="TOC3"/>
            <w:tabs>
              <w:tab w:val="left" w:pos="1100"/>
              <w:tab w:val="right" w:leader="dot" w:pos="9595"/>
            </w:tabs>
            <w:rPr>
              <w:del w:id="362" w:author="Gaurav Dutta" w:date="2016-03-02T20:36:00Z"/>
              <w:rFonts w:eastAsiaTheme="minorEastAsia"/>
              <w:noProof/>
            </w:rPr>
          </w:pPr>
          <w:del w:id="363" w:author="Gaurav Dutta" w:date="2016-03-02T20:36:00Z">
            <w:r w:rsidRPr="003C11B0" w:rsidDel="003C11B0">
              <w:rPr>
                <w:rPrChange w:id="364" w:author="Gaurav Dutta" w:date="2016-03-02T20:36:00Z">
                  <w:rPr>
                    <w:rStyle w:val="Hyperlink"/>
                    <w:b/>
                    <w:noProof/>
                  </w:rPr>
                </w:rPrChange>
              </w:rPr>
              <w:delText>6.5</w:delText>
            </w:r>
            <w:r w:rsidDel="003C11B0">
              <w:rPr>
                <w:rFonts w:eastAsiaTheme="minorEastAsia"/>
                <w:noProof/>
              </w:rPr>
              <w:tab/>
            </w:r>
            <w:r w:rsidRPr="003C11B0" w:rsidDel="003C11B0">
              <w:rPr>
                <w:rPrChange w:id="365" w:author="Gaurav Dutta" w:date="2016-03-02T20:36:00Z">
                  <w:rPr>
                    <w:rStyle w:val="Hyperlink"/>
                    <w:b/>
                    <w:noProof/>
                  </w:rPr>
                </w:rPrChange>
              </w:rPr>
              <w:delText>Transfer Deed Executed</w:delText>
            </w:r>
            <w:r w:rsidDel="003C11B0">
              <w:rPr>
                <w:noProof/>
                <w:webHidden/>
              </w:rPr>
              <w:tab/>
              <w:delText>21</w:delText>
            </w:r>
          </w:del>
        </w:p>
        <w:p w:rsidR="00E8026F" w:rsidDel="003C11B0" w:rsidRDefault="00E8026F">
          <w:pPr>
            <w:pStyle w:val="TOC3"/>
            <w:tabs>
              <w:tab w:val="left" w:pos="1100"/>
              <w:tab w:val="right" w:leader="dot" w:pos="9595"/>
            </w:tabs>
            <w:rPr>
              <w:del w:id="366" w:author="Gaurav Dutta" w:date="2016-03-02T20:36:00Z"/>
              <w:rFonts w:eastAsiaTheme="minorEastAsia"/>
              <w:noProof/>
            </w:rPr>
          </w:pPr>
          <w:del w:id="367" w:author="Gaurav Dutta" w:date="2016-03-02T20:36:00Z">
            <w:r w:rsidRPr="003C11B0" w:rsidDel="003C11B0">
              <w:rPr>
                <w:rPrChange w:id="368" w:author="Gaurav Dutta" w:date="2016-03-02T20:36:00Z">
                  <w:rPr>
                    <w:rStyle w:val="Hyperlink"/>
                    <w:b/>
                    <w:noProof/>
                  </w:rPr>
                </w:rPrChange>
              </w:rPr>
              <w:delText>6.6</w:delText>
            </w:r>
            <w:r w:rsidDel="003C11B0">
              <w:rPr>
                <w:rFonts w:eastAsiaTheme="minorEastAsia"/>
                <w:noProof/>
              </w:rPr>
              <w:tab/>
            </w:r>
            <w:r w:rsidRPr="003C11B0" w:rsidDel="003C11B0">
              <w:rPr>
                <w:rPrChange w:id="369" w:author="Gaurav Dutta" w:date="2016-03-02T20:36:00Z">
                  <w:rPr>
                    <w:rStyle w:val="Hyperlink"/>
                    <w:b/>
                    <w:noProof/>
                  </w:rPr>
                </w:rPrChange>
              </w:rPr>
              <w:delText>Business Rule for Transfer of Property</w:delText>
            </w:r>
            <w:r w:rsidDel="003C11B0">
              <w:rPr>
                <w:noProof/>
                <w:webHidden/>
              </w:rPr>
              <w:tab/>
              <w:delText>21</w:delText>
            </w:r>
          </w:del>
        </w:p>
        <w:p w:rsidR="00E8026F" w:rsidDel="003C11B0" w:rsidRDefault="00E8026F">
          <w:pPr>
            <w:pStyle w:val="TOC2"/>
            <w:tabs>
              <w:tab w:val="left" w:pos="660"/>
              <w:tab w:val="right" w:leader="dot" w:pos="9595"/>
            </w:tabs>
            <w:rPr>
              <w:del w:id="370" w:author="Gaurav Dutta" w:date="2016-03-02T20:36:00Z"/>
              <w:rFonts w:eastAsiaTheme="minorEastAsia"/>
              <w:noProof/>
            </w:rPr>
          </w:pPr>
          <w:del w:id="371" w:author="Gaurav Dutta" w:date="2016-03-02T20:36:00Z">
            <w:r w:rsidRPr="003C11B0" w:rsidDel="003C11B0">
              <w:rPr>
                <w:rPrChange w:id="372" w:author="Gaurav Dutta" w:date="2016-03-02T20:36:00Z">
                  <w:rPr>
                    <w:rStyle w:val="Hyperlink"/>
                    <w:b/>
                    <w:noProof/>
                  </w:rPr>
                </w:rPrChange>
              </w:rPr>
              <w:delText>7</w:delText>
            </w:r>
            <w:r w:rsidDel="003C11B0">
              <w:rPr>
                <w:rFonts w:eastAsiaTheme="minorEastAsia"/>
                <w:noProof/>
              </w:rPr>
              <w:tab/>
            </w:r>
            <w:r w:rsidRPr="003C11B0" w:rsidDel="003C11B0">
              <w:rPr>
                <w:rPrChange w:id="373" w:author="Gaurav Dutta" w:date="2016-03-02T20:36:00Z">
                  <w:rPr>
                    <w:rStyle w:val="Hyperlink"/>
                    <w:b/>
                    <w:noProof/>
                  </w:rPr>
                </w:rPrChange>
              </w:rPr>
              <w:delText>Request for Issue of Mutation (Substitution)</w:delText>
            </w:r>
            <w:r w:rsidDel="003C11B0">
              <w:rPr>
                <w:noProof/>
                <w:webHidden/>
              </w:rPr>
              <w:tab/>
              <w:delText>22</w:delText>
            </w:r>
          </w:del>
        </w:p>
        <w:p w:rsidR="00E8026F" w:rsidDel="003C11B0" w:rsidRDefault="00E8026F">
          <w:pPr>
            <w:pStyle w:val="TOC3"/>
            <w:tabs>
              <w:tab w:val="left" w:pos="1100"/>
              <w:tab w:val="right" w:leader="dot" w:pos="9595"/>
            </w:tabs>
            <w:rPr>
              <w:del w:id="374" w:author="Gaurav Dutta" w:date="2016-03-02T20:36:00Z"/>
              <w:rFonts w:eastAsiaTheme="minorEastAsia"/>
              <w:noProof/>
            </w:rPr>
          </w:pPr>
          <w:del w:id="375" w:author="Gaurav Dutta" w:date="2016-03-02T20:36:00Z">
            <w:r w:rsidRPr="003C11B0" w:rsidDel="003C11B0">
              <w:rPr>
                <w:rPrChange w:id="376" w:author="Gaurav Dutta" w:date="2016-03-02T20:36:00Z">
                  <w:rPr>
                    <w:rStyle w:val="Hyperlink"/>
                    <w:b/>
                    <w:noProof/>
                  </w:rPr>
                </w:rPrChange>
              </w:rPr>
              <w:delText>7.1</w:delText>
            </w:r>
            <w:r w:rsidDel="003C11B0">
              <w:rPr>
                <w:rFonts w:eastAsiaTheme="minorEastAsia"/>
                <w:noProof/>
              </w:rPr>
              <w:tab/>
            </w:r>
            <w:r w:rsidRPr="003C11B0" w:rsidDel="003C11B0">
              <w:rPr>
                <w:rPrChange w:id="377" w:author="Gaurav Dutta" w:date="2016-03-02T20:36:00Z">
                  <w:rPr>
                    <w:rStyle w:val="Hyperlink"/>
                    <w:b/>
                    <w:noProof/>
                  </w:rPr>
                </w:rPrChange>
              </w:rPr>
              <w:delText>Consumer submits Application</w:delText>
            </w:r>
            <w:r w:rsidDel="003C11B0">
              <w:rPr>
                <w:noProof/>
                <w:webHidden/>
              </w:rPr>
              <w:tab/>
              <w:delText>22</w:delText>
            </w:r>
          </w:del>
        </w:p>
        <w:p w:rsidR="00E8026F" w:rsidDel="003C11B0" w:rsidRDefault="00E8026F">
          <w:pPr>
            <w:pStyle w:val="TOC3"/>
            <w:tabs>
              <w:tab w:val="left" w:pos="1100"/>
              <w:tab w:val="right" w:leader="dot" w:pos="9595"/>
            </w:tabs>
            <w:rPr>
              <w:del w:id="378" w:author="Gaurav Dutta" w:date="2016-03-02T20:36:00Z"/>
              <w:rFonts w:eastAsiaTheme="minorEastAsia"/>
              <w:noProof/>
            </w:rPr>
          </w:pPr>
          <w:del w:id="379" w:author="Gaurav Dutta" w:date="2016-03-02T20:36:00Z">
            <w:r w:rsidRPr="003C11B0" w:rsidDel="003C11B0">
              <w:rPr>
                <w:rPrChange w:id="380" w:author="Gaurav Dutta" w:date="2016-03-02T20:36:00Z">
                  <w:rPr>
                    <w:rStyle w:val="Hyperlink"/>
                    <w:b/>
                    <w:noProof/>
                  </w:rPr>
                </w:rPrChange>
              </w:rPr>
              <w:delText>7.2</w:delText>
            </w:r>
            <w:r w:rsidDel="003C11B0">
              <w:rPr>
                <w:rFonts w:eastAsiaTheme="minorEastAsia"/>
                <w:noProof/>
              </w:rPr>
              <w:tab/>
            </w:r>
            <w:r w:rsidRPr="003C11B0" w:rsidDel="003C11B0">
              <w:rPr>
                <w:rPrChange w:id="381" w:author="Gaurav Dutta" w:date="2016-03-02T20:36:00Z">
                  <w:rPr>
                    <w:rStyle w:val="Hyperlink"/>
                    <w:b/>
                    <w:noProof/>
                  </w:rPr>
                </w:rPrChange>
              </w:rPr>
              <w:delText>Validation of Documents</w:delText>
            </w:r>
            <w:r w:rsidDel="003C11B0">
              <w:rPr>
                <w:noProof/>
                <w:webHidden/>
              </w:rPr>
              <w:tab/>
              <w:delText>22</w:delText>
            </w:r>
          </w:del>
        </w:p>
        <w:p w:rsidR="00E8026F" w:rsidDel="003C11B0" w:rsidRDefault="00E8026F">
          <w:pPr>
            <w:pStyle w:val="TOC3"/>
            <w:tabs>
              <w:tab w:val="left" w:pos="1100"/>
              <w:tab w:val="right" w:leader="dot" w:pos="9595"/>
            </w:tabs>
            <w:rPr>
              <w:del w:id="382" w:author="Gaurav Dutta" w:date="2016-03-02T20:36:00Z"/>
              <w:rFonts w:eastAsiaTheme="minorEastAsia"/>
              <w:noProof/>
            </w:rPr>
          </w:pPr>
          <w:del w:id="383" w:author="Gaurav Dutta" w:date="2016-03-02T20:36:00Z">
            <w:r w:rsidRPr="003C11B0" w:rsidDel="003C11B0">
              <w:rPr>
                <w:rPrChange w:id="384" w:author="Gaurav Dutta" w:date="2016-03-02T20:36:00Z">
                  <w:rPr>
                    <w:rStyle w:val="Hyperlink"/>
                    <w:b/>
                    <w:noProof/>
                  </w:rPr>
                </w:rPrChange>
              </w:rPr>
              <w:delText>7.3</w:delText>
            </w:r>
            <w:r w:rsidDel="003C11B0">
              <w:rPr>
                <w:rFonts w:eastAsiaTheme="minorEastAsia"/>
                <w:noProof/>
              </w:rPr>
              <w:tab/>
            </w:r>
            <w:r w:rsidRPr="003C11B0" w:rsidDel="003C11B0">
              <w:rPr>
                <w:rPrChange w:id="385" w:author="Gaurav Dutta" w:date="2016-03-02T20:36:00Z">
                  <w:rPr>
                    <w:rStyle w:val="Hyperlink"/>
                    <w:b/>
                    <w:noProof/>
                  </w:rPr>
                </w:rPrChange>
              </w:rPr>
              <w:delText>Approval from manager</w:delText>
            </w:r>
            <w:r w:rsidDel="003C11B0">
              <w:rPr>
                <w:noProof/>
                <w:webHidden/>
              </w:rPr>
              <w:tab/>
              <w:delText>23</w:delText>
            </w:r>
          </w:del>
        </w:p>
        <w:p w:rsidR="00E8026F" w:rsidDel="003C11B0" w:rsidRDefault="00E8026F">
          <w:pPr>
            <w:pStyle w:val="TOC3"/>
            <w:tabs>
              <w:tab w:val="left" w:pos="1100"/>
              <w:tab w:val="right" w:leader="dot" w:pos="9595"/>
            </w:tabs>
            <w:rPr>
              <w:del w:id="386" w:author="Gaurav Dutta" w:date="2016-03-02T20:36:00Z"/>
              <w:rFonts w:eastAsiaTheme="minorEastAsia"/>
              <w:noProof/>
            </w:rPr>
          </w:pPr>
          <w:del w:id="387" w:author="Gaurav Dutta" w:date="2016-03-02T20:36:00Z">
            <w:r w:rsidRPr="003C11B0" w:rsidDel="003C11B0">
              <w:rPr>
                <w:rPrChange w:id="388" w:author="Gaurav Dutta" w:date="2016-03-02T20:36:00Z">
                  <w:rPr>
                    <w:rStyle w:val="Hyperlink"/>
                    <w:b/>
                    <w:noProof/>
                  </w:rPr>
                </w:rPrChange>
              </w:rPr>
              <w:delText>7.4</w:delText>
            </w:r>
            <w:r w:rsidDel="003C11B0">
              <w:rPr>
                <w:rFonts w:eastAsiaTheme="minorEastAsia"/>
                <w:noProof/>
              </w:rPr>
              <w:tab/>
            </w:r>
            <w:r w:rsidRPr="003C11B0" w:rsidDel="003C11B0">
              <w:rPr>
                <w:rPrChange w:id="389" w:author="Gaurav Dutta" w:date="2016-03-02T20:36:00Z">
                  <w:rPr>
                    <w:rStyle w:val="Hyperlink"/>
                    <w:b/>
                    <w:noProof/>
                  </w:rPr>
                </w:rPrChange>
              </w:rPr>
              <w:delText>Business Rules for Mutation</w:delText>
            </w:r>
            <w:r w:rsidDel="003C11B0">
              <w:rPr>
                <w:noProof/>
                <w:webHidden/>
              </w:rPr>
              <w:tab/>
              <w:delText>23</w:delText>
            </w:r>
          </w:del>
        </w:p>
        <w:p w:rsidR="00E8026F" w:rsidDel="003C11B0" w:rsidRDefault="00E8026F">
          <w:pPr>
            <w:pStyle w:val="TOC2"/>
            <w:tabs>
              <w:tab w:val="left" w:pos="660"/>
              <w:tab w:val="right" w:leader="dot" w:pos="9595"/>
            </w:tabs>
            <w:rPr>
              <w:del w:id="390" w:author="Gaurav Dutta" w:date="2016-03-02T20:36:00Z"/>
              <w:rFonts w:eastAsiaTheme="minorEastAsia"/>
              <w:noProof/>
            </w:rPr>
          </w:pPr>
          <w:del w:id="391" w:author="Gaurav Dutta" w:date="2016-03-02T20:36:00Z">
            <w:r w:rsidRPr="003C11B0" w:rsidDel="003C11B0">
              <w:rPr>
                <w:rPrChange w:id="392" w:author="Gaurav Dutta" w:date="2016-03-02T20:36:00Z">
                  <w:rPr>
                    <w:rStyle w:val="Hyperlink"/>
                    <w:b/>
                    <w:noProof/>
                  </w:rPr>
                </w:rPrChange>
              </w:rPr>
              <w:delText>8</w:delText>
            </w:r>
            <w:r w:rsidDel="003C11B0">
              <w:rPr>
                <w:rFonts w:eastAsiaTheme="minorEastAsia"/>
                <w:noProof/>
              </w:rPr>
              <w:tab/>
            </w:r>
            <w:r w:rsidRPr="003C11B0" w:rsidDel="003C11B0">
              <w:rPr>
                <w:rPrChange w:id="393" w:author="Gaurav Dutta" w:date="2016-03-02T20:36:00Z">
                  <w:rPr>
                    <w:rStyle w:val="Hyperlink"/>
                    <w:b/>
                    <w:noProof/>
                  </w:rPr>
                </w:rPrChange>
              </w:rPr>
              <w:delText>Request for Mortgage</w:delText>
            </w:r>
            <w:r w:rsidDel="003C11B0">
              <w:rPr>
                <w:noProof/>
                <w:webHidden/>
              </w:rPr>
              <w:tab/>
              <w:delText>24</w:delText>
            </w:r>
          </w:del>
        </w:p>
        <w:p w:rsidR="00E8026F" w:rsidDel="003C11B0" w:rsidRDefault="00E8026F">
          <w:pPr>
            <w:pStyle w:val="TOC3"/>
            <w:tabs>
              <w:tab w:val="left" w:pos="1100"/>
              <w:tab w:val="right" w:leader="dot" w:pos="9595"/>
            </w:tabs>
            <w:rPr>
              <w:del w:id="394" w:author="Gaurav Dutta" w:date="2016-03-02T20:36:00Z"/>
              <w:rFonts w:eastAsiaTheme="minorEastAsia"/>
              <w:noProof/>
            </w:rPr>
          </w:pPr>
          <w:del w:id="395" w:author="Gaurav Dutta" w:date="2016-03-02T20:36:00Z">
            <w:r w:rsidRPr="003C11B0" w:rsidDel="003C11B0">
              <w:rPr>
                <w:rPrChange w:id="396" w:author="Gaurav Dutta" w:date="2016-03-02T20:36:00Z">
                  <w:rPr>
                    <w:rStyle w:val="Hyperlink"/>
                    <w:b/>
                    <w:noProof/>
                  </w:rPr>
                </w:rPrChange>
              </w:rPr>
              <w:delText>8.1</w:delText>
            </w:r>
            <w:r w:rsidDel="003C11B0">
              <w:rPr>
                <w:rFonts w:eastAsiaTheme="minorEastAsia"/>
                <w:noProof/>
              </w:rPr>
              <w:tab/>
            </w:r>
            <w:r w:rsidRPr="003C11B0" w:rsidDel="003C11B0">
              <w:rPr>
                <w:rPrChange w:id="397" w:author="Gaurav Dutta" w:date="2016-03-02T20:36:00Z">
                  <w:rPr>
                    <w:rStyle w:val="Hyperlink"/>
                    <w:b/>
                    <w:noProof/>
                  </w:rPr>
                </w:rPrChange>
              </w:rPr>
              <w:delText>Consumer submits mortgage request</w:delText>
            </w:r>
            <w:r w:rsidDel="003C11B0">
              <w:rPr>
                <w:noProof/>
                <w:webHidden/>
              </w:rPr>
              <w:tab/>
              <w:delText>24</w:delText>
            </w:r>
          </w:del>
        </w:p>
        <w:p w:rsidR="00E8026F" w:rsidDel="003C11B0" w:rsidRDefault="00E8026F">
          <w:pPr>
            <w:pStyle w:val="TOC3"/>
            <w:tabs>
              <w:tab w:val="left" w:pos="1100"/>
              <w:tab w:val="right" w:leader="dot" w:pos="9595"/>
            </w:tabs>
            <w:rPr>
              <w:del w:id="398" w:author="Gaurav Dutta" w:date="2016-03-02T20:36:00Z"/>
              <w:rFonts w:eastAsiaTheme="minorEastAsia"/>
              <w:noProof/>
            </w:rPr>
          </w:pPr>
          <w:del w:id="399" w:author="Gaurav Dutta" w:date="2016-03-02T20:36:00Z">
            <w:r w:rsidRPr="003C11B0" w:rsidDel="003C11B0">
              <w:rPr>
                <w:rPrChange w:id="400" w:author="Gaurav Dutta" w:date="2016-03-02T20:36:00Z">
                  <w:rPr>
                    <w:rStyle w:val="Hyperlink"/>
                    <w:b/>
                    <w:noProof/>
                  </w:rPr>
                </w:rPrChange>
              </w:rPr>
              <w:delText>8.2</w:delText>
            </w:r>
            <w:r w:rsidDel="003C11B0">
              <w:rPr>
                <w:rFonts w:eastAsiaTheme="minorEastAsia"/>
                <w:noProof/>
              </w:rPr>
              <w:tab/>
            </w:r>
            <w:r w:rsidRPr="003C11B0" w:rsidDel="003C11B0">
              <w:rPr>
                <w:rPrChange w:id="401" w:author="Gaurav Dutta" w:date="2016-03-02T20:36:00Z">
                  <w:rPr>
                    <w:rStyle w:val="Hyperlink"/>
                    <w:b/>
                    <w:noProof/>
                  </w:rPr>
                </w:rPrChange>
              </w:rPr>
              <w:delText>Validation from Account department</w:delText>
            </w:r>
            <w:r w:rsidDel="003C11B0">
              <w:rPr>
                <w:noProof/>
                <w:webHidden/>
              </w:rPr>
              <w:tab/>
              <w:delText>24</w:delText>
            </w:r>
          </w:del>
        </w:p>
        <w:p w:rsidR="00E8026F" w:rsidDel="003C11B0" w:rsidRDefault="00E8026F">
          <w:pPr>
            <w:pStyle w:val="TOC3"/>
            <w:tabs>
              <w:tab w:val="left" w:pos="1100"/>
              <w:tab w:val="right" w:leader="dot" w:pos="9595"/>
            </w:tabs>
            <w:rPr>
              <w:del w:id="402" w:author="Gaurav Dutta" w:date="2016-03-02T20:36:00Z"/>
              <w:rFonts w:eastAsiaTheme="minorEastAsia"/>
              <w:noProof/>
            </w:rPr>
          </w:pPr>
          <w:del w:id="403" w:author="Gaurav Dutta" w:date="2016-03-02T20:36:00Z">
            <w:r w:rsidRPr="003C11B0" w:rsidDel="003C11B0">
              <w:rPr>
                <w:rPrChange w:id="404" w:author="Gaurav Dutta" w:date="2016-03-02T20:36:00Z">
                  <w:rPr>
                    <w:rStyle w:val="Hyperlink"/>
                    <w:b/>
                    <w:noProof/>
                  </w:rPr>
                </w:rPrChange>
              </w:rPr>
              <w:delText>8.3</w:delText>
            </w:r>
            <w:r w:rsidDel="003C11B0">
              <w:rPr>
                <w:rFonts w:eastAsiaTheme="minorEastAsia"/>
                <w:noProof/>
              </w:rPr>
              <w:tab/>
            </w:r>
            <w:r w:rsidRPr="003C11B0" w:rsidDel="003C11B0">
              <w:rPr>
                <w:rPrChange w:id="405" w:author="Gaurav Dutta" w:date="2016-03-02T20:36:00Z">
                  <w:rPr>
                    <w:rStyle w:val="Hyperlink"/>
                    <w:b/>
                    <w:noProof/>
                  </w:rPr>
                </w:rPrChange>
              </w:rPr>
              <w:delText>Approval from Manager</w:delText>
            </w:r>
            <w:r w:rsidDel="003C11B0">
              <w:rPr>
                <w:noProof/>
                <w:webHidden/>
              </w:rPr>
              <w:tab/>
              <w:delText>25</w:delText>
            </w:r>
          </w:del>
        </w:p>
        <w:p w:rsidR="00E8026F" w:rsidDel="003C11B0" w:rsidRDefault="00E8026F">
          <w:pPr>
            <w:pStyle w:val="TOC3"/>
            <w:tabs>
              <w:tab w:val="left" w:pos="1100"/>
              <w:tab w:val="right" w:leader="dot" w:pos="9595"/>
            </w:tabs>
            <w:rPr>
              <w:del w:id="406" w:author="Gaurav Dutta" w:date="2016-03-02T20:36:00Z"/>
              <w:rFonts w:eastAsiaTheme="minorEastAsia"/>
              <w:noProof/>
            </w:rPr>
          </w:pPr>
          <w:del w:id="407" w:author="Gaurav Dutta" w:date="2016-03-02T20:36:00Z">
            <w:r w:rsidRPr="003C11B0" w:rsidDel="003C11B0">
              <w:rPr>
                <w:rPrChange w:id="408" w:author="Gaurav Dutta" w:date="2016-03-02T20:36:00Z">
                  <w:rPr>
                    <w:rStyle w:val="Hyperlink"/>
                    <w:b/>
                    <w:noProof/>
                  </w:rPr>
                </w:rPrChange>
              </w:rPr>
              <w:delText>8.4</w:delText>
            </w:r>
            <w:r w:rsidDel="003C11B0">
              <w:rPr>
                <w:rFonts w:eastAsiaTheme="minorEastAsia"/>
                <w:noProof/>
              </w:rPr>
              <w:tab/>
            </w:r>
            <w:r w:rsidRPr="003C11B0" w:rsidDel="003C11B0">
              <w:rPr>
                <w:rPrChange w:id="409" w:author="Gaurav Dutta" w:date="2016-03-02T20:36:00Z">
                  <w:rPr>
                    <w:rStyle w:val="Hyperlink"/>
                    <w:b/>
                    <w:noProof/>
                  </w:rPr>
                </w:rPrChange>
              </w:rPr>
              <w:delText>Mortgage Letter Issuance</w:delText>
            </w:r>
            <w:r w:rsidDel="003C11B0">
              <w:rPr>
                <w:noProof/>
                <w:webHidden/>
              </w:rPr>
              <w:tab/>
              <w:delText>25</w:delText>
            </w:r>
          </w:del>
        </w:p>
        <w:p w:rsidR="00E8026F" w:rsidDel="003C11B0" w:rsidRDefault="00E8026F">
          <w:pPr>
            <w:pStyle w:val="TOC3"/>
            <w:tabs>
              <w:tab w:val="left" w:pos="1100"/>
              <w:tab w:val="right" w:leader="dot" w:pos="9595"/>
            </w:tabs>
            <w:rPr>
              <w:del w:id="410" w:author="Gaurav Dutta" w:date="2016-03-02T20:36:00Z"/>
              <w:rFonts w:eastAsiaTheme="minorEastAsia"/>
              <w:noProof/>
            </w:rPr>
          </w:pPr>
          <w:del w:id="411" w:author="Gaurav Dutta" w:date="2016-03-02T20:36:00Z">
            <w:r w:rsidRPr="003C11B0" w:rsidDel="003C11B0">
              <w:rPr>
                <w:rPrChange w:id="412" w:author="Gaurav Dutta" w:date="2016-03-02T20:36:00Z">
                  <w:rPr>
                    <w:rStyle w:val="Hyperlink"/>
                    <w:b/>
                    <w:noProof/>
                  </w:rPr>
                </w:rPrChange>
              </w:rPr>
              <w:delText>8.5</w:delText>
            </w:r>
            <w:r w:rsidDel="003C11B0">
              <w:rPr>
                <w:rFonts w:eastAsiaTheme="minorEastAsia"/>
                <w:noProof/>
              </w:rPr>
              <w:tab/>
            </w:r>
            <w:r w:rsidRPr="003C11B0" w:rsidDel="003C11B0">
              <w:rPr>
                <w:rPrChange w:id="413" w:author="Gaurav Dutta" w:date="2016-03-02T20:36:00Z">
                  <w:rPr>
                    <w:rStyle w:val="Hyperlink"/>
                    <w:b/>
                    <w:noProof/>
                  </w:rPr>
                </w:rPrChange>
              </w:rPr>
              <w:delText>Business Rules for Mortgage</w:delText>
            </w:r>
            <w:r w:rsidDel="003C11B0">
              <w:rPr>
                <w:noProof/>
                <w:webHidden/>
              </w:rPr>
              <w:tab/>
              <w:delText>25</w:delText>
            </w:r>
          </w:del>
        </w:p>
        <w:p w:rsidR="00E8026F" w:rsidDel="003C11B0" w:rsidRDefault="00E8026F">
          <w:pPr>
            <w:pStyle w:val="TOC2"/>
            <w:tabs>
              <w:tab w:val="left" w:pos="660"/>
              <w:tab w:val="right" w:leader="dot" w:pos="9595"/>
            </w:tabs>
            <w:rPr>
              <w:del w:id="414" w:author="Gaurav Dutta" w:date="2016-03-02T20:36:00Z"/>
              <w:rFonts w:eastAsiaTheme="minorEastAsia"/>
              <w:noProof/>
            </w:rPr>
          </w:pPr>
          <w:del w:id="415" w:author="Gaurav Dutta" w:date="2016-03-02T20:36:00Z">
            <w:r w:rsidRPr="003C11B0" w:rsidDel="003C11B0">
              <w:rPr>
                <w:rPrChange w:id="416" w:author="Gaurav Dutta" w:date="2016-03-02T20:36:00Z">
                  <w:rPr>
                    <w:rStyle w:val="Hyperlink"/>
                    <w:b/>
                    <w:noProof/>
                  </w:rPr>
                </w:rPrChange>
              </w:rPr>
              <w:delText>9</w:delText>
            </w:r>
            <w:r w:rsidDel="003C11B0">
              <w:rPr>
                <w:rFonts w:eastAsiaTheme="minorEastAsia"/>
                <w:noProof/>
              </w:rPr>
              <w:tab/>
            </w:r>
            <w:r w:rsidRPr="003C11B0" w:rsidDel="003C11B0">
              <w:rPr>
                <w:rPrChange w:id="417" w:author="Gaurav Dutta" w:date="2016-03-02T20:36:00Z">
                  <w:rPr>
                    <w:rStyle w:val="Hyperlink"/>
                    <w:b/>
                    <w:noProof/>
                  </w:rPr>
                </w:rPrChange>
              </w:rPr>
              <w:delText>Request for Change in Constitution</w:delText>
            </w:r>
            <w:r w:rsidDel="003C11B0">
              <w:rPr>
                <w:noProof/>
                <w:webHidden/>
              </w:rPr>
              <w:tab/>
              <w:delText>26</w:delText>
            </w:r>
          </w:del>
        </w:p>
        <w:p w:rsidR="00E8026F" w:rsidDel="003C11B0" w:rsidRDefault="00E8026F">
          <w:pPr>
            <w:pStyle w:val="TOC3"/>
            <w:tabs>
              <w:tab w:val="left" w:pos="1100"/>
              <w:tab w:val="right" w:leader="dot" w:pos="9595"/>
            </w:tabs>
            <w:rPr>
              <w:del w:id="418" w:author="Gaurav Dutta" w:date="2016-03-02T20:36:00Z"/>
              <w:rFonts w:eastAsiaTheme="minorEastAsia"/>
              <w:noProof/>
            </w:rPr>
          </w:pPr>
          <w:del w:id="419" w:author="Gaurav Dutta" w:date="2016-03-02T20:36:00Z">
            <w:r w:rsidRPr="003C11B0" w:rsidDel="003C11B0">
              <w:rPr>
                <w:rPrChange w:id="420" w:author="Gaurav Dutta" w:date="2016-03-02T20:36:00Z">
                  <w:rPr>
                    <w:rStyle w:val="Hyperlink"/>
                    <w:b/>
                    <w:noProof/>
                  </w:rPr>
                </w:rPrChange>
              </w:rPr>
              <w:delText>9.1</w:delText>
            </w:r>
            <w:r w:rsidDel="003C11B0">
              <w:rPr>
                <w:rFonts w:eastAsiaTheme="minorEastAsia"/>
                <w:noProof/>
              </w:rPr>
              <w:tab/>
            </w:r>
            <w:r w:rsidRPr="003C11B0" w:rsidDel="003C11B0">
              <w:rPr>
                <w:rPrChange w:id="421" w:author="Gaurav Dutta" w:date="2016-03-02T20:36:00Z">
                  <w:rPr>
                    <w:rStyle w:val="Hyperlink"/>
                    <w:b/>
                    <w:noProof/>
                  </w:rPr>
                </w:rPrChange>
              </w:rPr>
              <w:delText>Consumer submits Application</w:delText>
            </w:r>
            <w:r w:rsidDel="003C11B0">
              <w:rPr>
                <w:noProof/>
                <w:webHidden/>
              </w:rPr>
              <w:tab/>
              <w:delText>26</w:delText>
            </w:r>
          </w:del>
        </w:p>
        <w:p w:rsidR="00E8026F" w:rsidDel="003C11B0" w:rsidRDefault="00E8026F">
          <w:pPr>
            <w:pStyle w:val="TOC3"/>
            <w:tabs>
              <w:tab w:val="left" w:pos="1100"/>
              <w:tab w:val="right" w:leader="dot" w:pos="9595"/>
            </w:tabs>
            <w:rPr>
              <w:del w:id="422" w:author="Gaurav Dutta" w:date="2016-03-02T20:36:00Z"/>
              <w:rFonts w:eastAsiaTheme="minorEastAsia"/>
              <w:noProof/>
            </w:rPr>
          </w:pPr>
          <w:del w:id="423" w:author="Gaurav Dutta" w:date="2016-03-02T20:36:00Z">
            <w:r w:rsidRPr="003C11B0" w:rsidDel="003C11B0">
              <w:rPr>
                <w:rPrChange w:id="424" w:author="Gaurav Dutta" w:date="2016-03-02T20:36:00Z">
                  <w:rPr>
                    <w:rStyle w:val="Hyperlink"/>
                    <w:b/>
                    <w:noProof/>
                  </w:rPr>
                </w:rPrChange>
              </w:rPr>
              <w:delText>9.2</w:delText>
            </w:r>
            <w:r w:rsidDel="003C11B0">
              <w:rPr>
                <w:rFonts w:eastAsiaTheme="minorEastAsia"/>
                <w:noProof/>
              </w:rPr>
              <w:tab/>
            </w:r>
            <w:r w:rsidRPr="003C11B0" w:rsidDel="003C11B0">
              <w:rPr>
                <w:rPrChange w:id="425" w:author="Gaurav Dutta" w:date="2016-03-02T20:36:00Z">
                  <w:rPr>
                    <w:rStyle w:val="Hyperlink"/>
                    <w:b/>
                    <w:noProof/>
                  </w:rPr>
                </w:rPrChange>
              </w:rPr>
              <w:delText>Validation from Account department</w:delText>
            </w:r>
            <w:r w:rsidDel="003C11B0">
              <w:rPr>
                <w:noProof/>
                <w:webHidden/>
              </w:rPr>
              <w:tab/>
              <w:delText>27</w:delText>
            </w:r>
          </w:del>
        </w:p>
        <w:p w:rsidR="00E8026F" w:rsidDel="003C11B0" w:rsidRDefault="00E8026F">
          <w:pPr>
            <w:pStyle w:val="TOC3"/>
            <w:tabs>
              <w:tab w:val="left" w:pos="1100"/>
              <w:tab w:val="right" w:leader="dot" w:pos="9595"/>
            </w:tabs>
            <w:rPr>
              <w:del w:id="426" w:author="Gaurav Dutta" w:date="2016-03-02T20:36:00Z"/>
              <w:rFonts w:eastAsiaTheme="minorEastAsia"/>
              <w:noProof/>
            </w:rPr>
          </w:pPr>
          <w:del w:id="427" w:author="Gaurav Dutta" w:date="2016-03-02T20:36:00Z">
            <w:r w:rsidRPr="003C11B0" w:rsidDel="003C11B0">
              <w:rPr>
                <w:rPrChange w:id="428" w:author="Gaurav Dutta" w:date="2016-03-02T20:36:00Z">
                  <w:rPr>
                    <w:rStyle w:val="Hyperlink"/>
                    <w:b/>
                    <w:noProof/>
                  </w:rPr>
                </w:rPrChange>
              </w:rPr>
              <w:delText>9.3</w:delText>
            </w:r>
            <w:r w:rsidDel="003C11B0">
              <w:rPr>
                <w:rFonts w:eastAsiaTheme="minorEastAsia"/>
                <w:noProof/>
              </w:rPr>
              <w:tab/>
            </w:r>
            <w:r w:rsidRPr="003C11B0" w:rsidDel="003C11B0">
              <w:rPr>
                <w:rPrChange w:id="429" w:author="Gaurav Dutta" w:date="2016-03-02T20:36:00Z">
                  <w:rPr>
                    <w:rStyle w:val="Hyperlink"/>
                    <w:b/>
                    <w:noProof/>
                  </w:rPr>
                </w:rPrChange>
              </w:rPr>
              <w:delText>Approval from manager</w:delText>
            </w:r>
            <w:r w:rsidDel="003C11B0">
              <w:rPr>
                <w:noProof/>
                <w:webHidden/>
              </w:rPr>
              <w:tab/>
              <w:delText>27</w:delText>
            </w:r>
          </w:del>
        </w:p>
        <w:p w:rsidR="00E8026F" w:rsidDel="003C11B0" w:rsidRDefault="00E8026F">
          <w:pPr>
            <w:pStyle w:val="TOC3"/>
            <w:tabs>
              <w:tab w:val="left" w:pos="1100"/>
              <w:tab w:val="right" w:leader="dot" w:pos="9595"/>
            </w:tabs>
            <w:rPr>
              <w:del w:id="430" w:author="Gaurav Dutta" w:date="2016-03-02T20:36:00Z"/>
              <w:rFonts w:eastAsiaTheme="minorEastAsia"/>
              <w:noProof/>
            </w:rPr>
          </w:pPr>
          <w:del w:id="431" w:author="Gaurav Dutta" w:date="2016-03-02T20:36:00Z">
            <w:r w:rsidRPr="003C11B0" w:rsidDel="003C11B0">
              <w:rPr>
                <w:rPrChange w:id="432" w:author="Gaurav Dutta" w:date="2016-03-02T20:36:00Z">
                  <w:rPr>
                    <w:rStyle w:val="Hyperlink"/>
                    <w:b/>
                    <w:noProof/>
                  </w:rPr>
                </w:rPrChange>
              </w:rPr>
              <w:delText>9.4</w:delText>
            </w:r>
            <w:r w:rsidDel="003C11B0">
              <w:rPr>
                <w:rFonts w:eastAsiaTheme="minorEastAsia"/>
                <w:noProof/>
              </w:rPr>
              <w:tab/>
            </w:r>
            <w:r w:rsidRPr="003C11B0" w:rsidDel="003C11B0">
              <w:rPr>
                <w:rPrChange w:id="433" w:author="Gaurav Dutta" w:date="2016-03-02T20:36:00Z">
                  <w:rPr>
                    <w:rStyle w:val="Hyperlink"/>
                    <w:b/>
                    <w:noProof/>
                  </w:rPr>
                </w:rPrChange>
              </w:rPr>
              <w:delText>CIC Letter Issuance</w:delText>
            </w:r>
            <w:r w:rsidDel="003C11B0">
              <w:rPr>
                <w:noProof/>
                <w:webHidden/>
              </w:rPr>
              <w:tab/>
              <w:delText>27</w:delText>
            </w:r>
          </w:del>
        </w:p>
        <w:p w:rsidR="00E8026F" w:rsidDel="003C11B0" w:rsidRDefault="00E8026F">
          <w:pPr>
            <w:pStyle w:val="TOC3"/>
            <w:tabs>
              <w:tab w:val="left" w:pos="1100"/>
              <w:tab w:val="right" w:leader="dot" w:pos="9595"/>
            </w:tabs>
            <w:rPr>
              <w:del w:id="434" w:author="Gaurav Dutta" w:date="2016-03-02T20:36:00Z"/>
              <w:rFonts w:eastAsiaTheme="minorEastAsia"/>
              <w:noProof/>
            </w:rPr>
          </w:pPr>
          <w:del w:id="435" w:author="Gaurav Dutta" w:date="2016-03-02T20:36:00Z">
            <w:r w:rsidRPr="003C11B0" w:rsidDel="003C11B0">
              <w:rPr>
                <w:rPrChange w:id="436" w:author="Gaurav Dutta" w:date="2016-03-02T20:36:00Z">
                  <w:rPr>
                    <w:rStyle w:val="Hyperlink"/>
                    <w:b/>
                    <w:noProof/>
                  </w:rPr>
                </w:rPrChange>
              </w:rPr>
              <w:delText>9.5</w:delText>
            </w:r>
            <w:r w:rsidDel="003C11B0">
              <w:rPr>
                <w:rFonts w:eastAsiaTheme="minorEastAsia"/>
                <w:noProof/>
              </w:rPr>
              <w:tab/>
            </w:r>
            <w:r w:rsidRPr="003C11B0" w:rsidDel="003C11B0">
              <w:rPr>
                <w:rPrChange w:id="437" w:author="Gaurav Dutta" w:date="2016-03-02T20:36:00Z">
                  <w:rPr>
                    <w:rStyle w:val="Hyperlink"/>
                    <w:b/>
                    <w:noProof/>
                  </w:rPr>
                </w:rPrChange>
              </w:rPr>
              <w:delText>Business Rules</w:delText>
            </w:r>
            <w:r w:rsidDel="003C11B0">
              <w:rPr>
                <w:noProof/>
                <w:webHidden/>
              </w:rPr>
              <w:tab/>
              <w:delText>27</w:delText>
            </w:r>
          </w:del>
        </w:p>
        <w:p w:rsidR="00E8026F" w:rsidDel="003C11B0" w:rsidRDefault="00E8026F">
          <w:pPr>
            <w:pStyle w:val="TOC2"/>
            <w:tabs>
              <w:tab w:val="left" w:pos="880"/>
              <w:tab w:val="right" w:leader="dot" w:pos="9595"/>
            </w:tabs>
            <w:rPr>
              <w:del w:id="438" w:author="Gaurav Dutta" w:date="2016-03-02T20:36:00Z"/>
              <w:rFonts w:eastAsiaTheme="minorEastAsia"/>
              <w:noProof/>
            </w:rPr>
          </w:pPr>
          <w:del w:id="439" w:author="Gaurav Dutta" w:date="2016-03-02T20:36:00Z">
            <w:r w:rsidRPr="003C11B0" w:rsidDel="003C11B0">
              <w:rPr>
                <w:rPrChange w:id="440" w:author="Gaurav Dutta" w:date="2016-03-02T20:36:00Z">
                  <w:rPr>
                    <w:rStyle w:val="Hyperlink"/>
                    <w:b/>
                    <w:noProof/>
                  </w:rPr>
                </w:rPrChange>
              </w:rPr>
              <w:delText>10</w:delText>
            </w:r>
            <w:r w:rsidDel="003C11B0">
              <w:rPr>
                <w:rFonts w:eastAsiaTheme="minorEastAsia"/>
                <w:noProof/>
              </w:rPr>
              <w:tab/>
            </w:r>
            <w:r w:rsidRPr="003C11B0" w:rsidDel="003C11B0">
              <w:rPr>
                <w:rPrChange w:id="441" w:author="Gaurav Dutta" w:date="2016-03-02T20:36:00Z">
                  <w:rPr>
                    <w:rStyle w:val="Hyperlink"/>
                    <w:b/>
                    <w:noProof/>
                  </w:rPr>
                </w:rPrChange>
              </w:rPr>
              <w:delText>Request for Rent Permission</w:delText>
            </w:r>
            <w:r w:rsidDel="003C11B0">
              <w:rPr>
                <w:noProof/>
                <w:webHidden/>
              </w:rPr>
              <w:tab/>
              <w:delText>29</w:delText>
            </w:r>
          </w:del>
        </w:p>
        <w:p w:rsidR="00E8026F" w:rsidDel="003C11B0" w:rsidRDefault="00E8026F">
          <w:pPr>
            <w:pStyle w:val="TOC3"/>
            <w:tabs>
              <w:tab w:val="left" w:pos="1100"/>
              <w:tab w:val="right" w:leader="dot" w:pos="9595"/>
            </w:tabs>
            <w:rPr>
              <w:del w:id="442" w:author="Gaurav Dutta" w:date="2016-03-02T20:36:00Z"/>
              <w:rFonts w:eastAsiaTheme="minorEastAsia"/>
              <w:noProof/>
            </w:rPr>
          </w:pPr>
          <w:del w:id="443" w:author="Gaurav Dutta" w:date="2016-03-02T20:36:00Z">
            <w:r w:rsidRPr="003C11B0" w:rsidDel="003C11B0">
              <w:rPr>
                <w:rPrChange w:id="444" w:author="Gaurav Dutta" w:date="2016-03-02T20:36:00Z">
                  <w:rPr>
                    <w:rStyle w:val="Hyperlink"/>
                    <w:b/>
                    <w:noProof/>
                  </w:rPr>
                </w:rPrChange>
              </w:rPr>
              <w:delText>10.1</w:delText>
            </w:r>
            <w:r w:rsidDel="003C11B0">
              <w:rPr>
                <w:rFonts w:eastAsiaTheme="minorEastAsia"/>
                <w:noProof/>
              </w:rPr>
              <w:tab/>
            </w:r>
            <w:r w:rsidRPr="003C11B0" w:rsidDel="003C11B0">
              <w:rPr>
                <w:rPrChange w:id="445" w:author="Gaurav Dutta" w:date="2016-03-02T20:36:00Z">
                  <w:rPr>
                    <w:rStyle w:val="Hyperlink"/>
                    <w:b/>
                    <w:noProof/>
                  </w:rPr>
                </w:rPrChange>
              </w:rPr>
              <w:delText>Consumer submits application</w:delText>
            </w:r>
            <w:r w:rsidDel="003C11B0">
              <w:rPr>
                <w:noProof/>
                <w:webHidden/>
              </w:rPr>
              <w:tab/>
              <w:delText>29</w:delText>
            </w:r>
          </w:del>
        </w:p>
        <w:p w:rsidR="00E8026F" w:rsidDel="003C11B0" w:rsidRDefault="00E8026F">
          <w:pPr>
            <w:pStyle w:val="TOC3"/>
            <w:tabs>
              <w:tab w:val="left" w:pos="1100"/>
              <w:tab w:val="right" w:leader="dot" w:pos="9595"/>
            </w:tabs>
            <w:rPr>
              <w:del w:id="446" w:author="Gaurav Dutta" w:date="2016-03-02T20:36:00Z"/>
              <w:rFonts w:eastAsiaTheme="minorEastAsia"/>
              <w:noProof/>
            </w:rPr>
          </w:pPr>
          <w:del w:id="447" w:author="Gaurav Dutta" w:date="2016-03-02T20:36:00Z">
            <w:r w:rsidRPr="003C11B0" w:rsidDel="003C11B0">
              <w:rPr>
                <w:rPrChange w:id="448" w:author="Gaurav Dutta" w:date="2016-03-02T20:36:00Z">
                  <w:rPr>
                    <w:rStyle w:val="Hyperlink"/>
                    <w:b/>
                    <w:noProof/>
                  </w:rPr>
                </w:rPrChange>
              </w:rPr>
              <w:delText>10.2</w:delText>
            </w:r>
            <w:r w:rsidDel="003C11B0">
              <w:rPr>
                <w:rFonts w:eastAsiaTheme="minorEastAsia"/>
                <w:noProof/>
              </w:rPr>
              <w:tab/>
            </w:r>
            <w:r w:rsidRPr="003C11B0" w:rsidDel="003C11B0">
              <w:rPr>
                <w:rPrChange w:id="449" w:author="Gaurav Dutta" w:date="2016-03-02T20:36:00Z">
                  <w:rPr>
                    <w:rStyle w:val="Hyperlink"/>
                    <w:b/>
                    <w:noProof/>
                  </w:rPr>
                </w:rPrChange>
              </w:rPr>
              <w:delText>Validation from Account department</w:delText>
            </w:r>
            <w:r w:rsidDel="003C11B0">
              <w:rPr>
                <w:noProof/>
                <w:webHidden/>
              </w:rPr>
              <w:tab/>
              <w:delText>29</w:delText>
            </w:r>
          </w:del>
        </w:p>
        <w:p w:rsidR="00E8026F" w:rsidDel="003C11B0" w:rsidRDefault="00E8026F">
          <w:pPr>
            <w:pStyle w:val="TOC3"/>
            <w:tabs>
              <w:tab w:val="left" w:pos="1100"/>
              <w:tab w:val="right" w:leader="dot" w:pos="9595"/>
            </w:tabs>
            <w:rPr>
              <w:del w:id="450" w:author="Gaurav Dutta" w:date="2016-03-02T20:36:00Z"/>
              <w:rFonts w:eastAsiaTheme="minorEastAsia"/>
              <w:noProof/>
            </w:rPr>
          </w:pPr>
          <w:del w:id="451" w:author="Gaurav Dutta" w:date="2016-03-02T20:36:00Z">
            <w:r w:rsidRPr="003C11B0" w:rsidDel="003C11B0">
              <w:rPr>
                <w:rPrChange w:id="452" w:author="Gaurav Dutta" w:date="2016-03-02T20:36:00Z">
                  <w:rPr>
                    <w:rStyle w:val="Hyperlink"/>
                    <w:b/>
                    <w:noProof/>
                  </w:rPr>
                </w:rPrChange>
              </w:rPr>
              <w:delText>10.3</w:delText>
            </w:r>
            <w:r w:rsidDel="003C11B0">
              <w:rPr>
                <w:rFonts w:eastAsiaTheme="minorEastAsia"/>
                <w:noProof/>
              </w:rPr>
              <w:tab/>
            </w:r>
            <w:r w:rsidRPr="003C11B0" w:rsidDel="003C11B0">
              <w:rPr>
                <w:rPrChange w:id="453" w:author="Gaurav Dutta" w:date="2016-03-02T20:36:00Z">
                  <w:rPr>
                    <w:rStyle w:val="Hyperlink"/>
                    <w:b/>
                    <w:noProof/>
                  </w:rPr>
                </w:rPrChange>
              </w:rPr>
              <w:delText>Approval from manager</w:delText>
            </w:r>
            <w:r w:rsidDel="003C11B0">
              <w:rPr>
                <w:noProof/>
                <w:webHidden/>
              </w:rPr>
              <w:tab/>
              <w:delText>30</w:delText>
            </w:r>
          </w:del>
        </w:p>
        <w:p w:rsidR="00E8026F" w:rsidDel="003C11B0" w:rsidRDefault="00E8026F">
          <w:pPr>
            <w:pStyle w:val="TOC3"/>
            <w:tabs>
              <w:tab w:val="left" w:pos="1100"/>
              <w:tab w:val="right" w:leader="dot" w:pos="9595"/>
            </w:tabs>
            <w:rPr>
              <w:del w:id="454" w:author="Gaurav Dutta" w:date="2016-03-02T20:36:00Z"/>
              <w:rFonts w:eastAsiaTheme="minorEastAsia"/>
              <w:noProof/>
            </w:rPr>
          </w:pPr>
          <w:del w:id="455" w:author="Gaurav Dutta" w:date="2016-03-02T20:36:00Z">
            <w:r w:rsidRPr="003C11B0" w:rsidDel="003C11B0">
              <w:rPr>
                <w:rPrChange w:id="456" w:author="Gaurav Dutta" w:date="2016-03-02T20:36:00Z">
                  <w:rPr>
                    <w:rStyle w:val="Hyperlink"/>
                    <w:b/>
                    <w:noProof/>
                  </w:rPr>
                </w:rPrChange>
              </w:rPr>
              <w:delText>10.4</w:delText>
            </w:r>
            <w:r w:rsidDel="003C11B0">
              <w:rPr>
                <w:rFonts w:eastAsiaTheme="minorEastAsia"/>
                <w:noProof/>
              </w:rPr>
              <w:tab/>
            </w:r>
            <w:r w:rsidRPr="003C11B0" w:rsidDel="003C11B0">
              <w:rPr>
                <w:rPrChange w:id="457" w:author="Gaurav Dutta" w:date="2016-03-02T20:36:00Z">
                  <w:rPr>
                    <w:rStyle w:val="Hyperlink"/>
                    <w:b/>
                    <w:noProof/>
                  </w:rPr>
                </w:rPrChange>
              </w:rPr>
              <w:delText>Business Rules for Renting</w:delText>
            </w:r>
            <w:r w:rsidDel="003C11B0">
              <w:rPr>
                <w:noProof/>
                <w:webHidden/>
              </w:rPr>
              <w:tab/>
              <w:delText>30</w:delText>
            </w:r>
          </w:del>
        </w:p>
        <w:p w:rsidR="00E8026F" w:rsidDel="003C11B0" w:rsidRDefault="00E8026F">
          <w:pPr>
            <w:pStyle w:val="TOC2"/>
            <w:tabs>
              <w:tab w:val="right" w:leader="dot" w:pos="9595"/>
            </w:tabs>
            <w:rPr>
              <w:del w:id="458" w:author="Gaurav Dutta" w:date="2016-03-02T20:36:00Z"/>
              <w:rFonts w:eastAsiaTheme="minorEastAsia"/>
              <w:noProof/>
            </w:rPr>
          </w:pPr>
          <w:del w:id="459" w:author="Gaurav Dutta" w:date="2016-03-02T20:36:00Z">
            <w:r w:rsidRPr="003C11B0" w:rsidDel="003C11B0">
              <w:rPr>
                <w:rPrChange w:id="460" w:author="Gaurav Dutta" w:date="2016-03-02T20:36:00Z">
                  <w:rPr>
                    <w:rStyle w:val="Hyperlink"/>
                    <w:b/>
                    <w:noProof/>
                  </w:rPr>
                </w:rPrChange>
              </w:rPr>
              <w:delText>11. Miscellaneous Business Rules</w:delText>
            </w:r>
            <w:r w:rsidDel="003C11B0">
              <w:rPr>
                <w:noProof/>
                <w:webHidden/>
              </w:rPr>
              <w:tab/>
              <w:delText>31</w:delText>
            </w:r>
          </w:del>
        </w:p>
        <w:p w:rsidR="00E8026F" w:rsidDel="003C11B0" w:rsidRDefault="00E8026F">
          <w:pPr>
            <w:pStyle w:val="TOC3"/>
            <w:tabs>
              <w:tab w:val="left" w:pos="1100"/>
              <w:tab w:val="right" w:leader="dot" w:pos="9595"/>
            </w:tabs>
            <w:rPr>
              <w:del w:id="461" w:author="Gaurav Dutta" w:date="2016-03-02T20:36:00Z"/>
              <w:rFonts w:eastAsiaTheme="minorEastAsia"/>
              <w:noProof/>
            </w:rPr>
          </w:pPr>
          <w:del w:id="462" w:author="Gaurav Dutta" w:date="2016-03-02T20:36:00Z">
            <w:r w:rsidRPr="003C11B0" w:rsidDel="003C11B0">
              <w:rPr>
                <w:rPrChange w:id="463" w:author="Gaurav Dutta" w:date="2016-03-02T20:36:00Z">
                  <w:rPr>
                    <w:rStyle w:val="Hyperlink"/>
                    <w:b/>
                    <w:noProof/>
                  </w:rPr>
                </w:rPrChange>
              </w:rPr>
              <w:delText>11.1</w:delText>
            </w:r>
            <w:r w:rsidDel="003C11B0">
              <w:rPr>
                <w:rFonts w:eastAsiaTheme="minorEastAsia"/>
                <w:noProof/>
              </w:rPr>
              <w:tab/>
            </w:r>
            <w:r w:rsidRPr="003C11B0" w:rsidDel="003C11B0">
              <w:rPr>
                <w:rPrChange w:id="464" w:author="Gaurav Dutta" w:date="2016-03-02T20:36:00Z">
                  <w:rPr>
                    <w:rStyle w:val="Hyperlink"/>
                    <w:b/>
                    <w:noProof/>
                  </w:rPr>
                </w:rPrChange>
              </w:rPr>
              <w:delText>Surrender</w:delText>
            </w:r>
            <w:r w:rsidDel="003C11B0">
              <w:rPr>
                <w:noProof/>
                <w:webHidden/>
              </w:rPr>
              <w:tab/>
              <w:delText>31</w:delText>
            </w:r>
          </w:del>
        </w:p>
        <w:p w:rsidR="00E8026F" w:rsidDel="003C11B0" w:rsidRDefault="00E8026F">
          <w:pPr>
            <w:pStyle w:val="TOC3"/>
            <w:tabs>
              <w:tab w:val="left" w:pos="1100"/>
              <w:tab w:val="right" w:leader="dot" w:pos="9595"/>
            </w:tabs>
            <w:rPr>
              <w:del w:id="465" w:author="Gaurav Dutta" w:date="2016-03-02T20:36:00Z"/>
              <w:rFonts w:eastAsiaTheme="minorEastAsia"/>
              <w:noProof/>
            </w:rPr>
          </w:pPr>
          <w:del w:id="466" w:author="Gaurav Dutta" w:date="2016-03-02T20:36:00Z">
            <w:r w:rsidRPr="003C11B0" w:rsidDel="003C11B0">
              <w:rPr>
                <w:rPrChange w:id="467" w:author="Gaurav Dutta" w:date="2016-03-02T20:36:00Z">
                  <w:rPr>
                    <w:rStyle w:val="Hyperlink"/>
                    <w:b/>
                    <w:noProof/>
                  </w:rPr>
                </w:rPrChange>
              </w:rPr>
              <w:delText>11.2</w:delText>
            </w:r>
            <w:r w:rsidDel="003C11B0">
              <w:rPr>
                <w:rFonts w:eastAsiaTheme="minorEastAsia"/>
                <w:noProof/>
              </w:rPr>
              <w:tab/>
            </w:r>
            <w:r w:rsidRPr="003C11B0" w:rsidDel="003C11B0">
              <w:rPr>
                <w:rPrChange w:id="468" w:author="Gaurav Dutta" w:date="2016-03-02T20:36:00Z">
                  <w:rPr>
                    <w:rStyle w:val="Hyperlink"/>
                    <w:b/>
                    <w:noProof/>
                  </w:rPr>
                </w:rPrChange>
              </w:rPr>
              <w:delText>Restoration of Industrial Plot</w:delText>
            </w:r>
            <w:r w:rsidDel="003C11B0">
              <w:rPr>
                <w:noProof/>
                <w:webHidden/>
              </w:rPr>
              <w:tab/>
              <w:delText>31</w:delText>
            </w:r>
          </w:del>
        </w:p>
        <w:p w:rsidR="00E8026F" w:rsidDel="003C11B0" w:rsidRDefault="00E8026F">
          <w:pPr>
            <w:pStyle w:val="TOC3"/>
            <w:tabs>
              <w:tab w:val="left" w:pos="1100"/>
              <w:tab w:val="right" w:leader="dot" w:pos="9595"/>
            </w:tabs>
            <w:rPr>
              <w:del w:id="469" w:author="Gaurav Dutta" w:date="2016-03-02T20:36:00Z"/>
              <w:rFonts w:eastAsiaTheme="minorEastAsia"/>
              <w:noProof/>
            </w:rPr>
          </w:pPr>
          <w:del w:id="470" w:author="Gaurav Dutta" w:date="2016-03-02T20:36:00Z">
            <w:r w:rsidRPr="003C11B0" w:rsidDel="003C11B0">
              <w:rPr>
                <w:rPrChange w:id="471" w:author="Gaurav Dutta" w:date="2016-03-02T20:36:00Z">
                  <w:rPr>
                    <w:rStyle w:val="Hyperlink"/>
                    <w:b/>
                    <w:noProof/>
                  </w:rPr>
                </w:rPrChange>
              </w:rPr>
              <w:delText>11.3</w:delText>
            </w:r>
            <w:r w:rsidDel="003C11B0">
              <w:rPr>
                <w:rFonts w:eastAsiaTheme="minorEastAsia"/>
                <w:noProof/>
              </w:rPr>
              <w:tab/>
            </w:r>
            <w:r w:rsidRPr="003C11B0" w:rsidDel="003C11B0">
              <w:rPr>
                <w:rPrChange w:id="472" w:author="Gaurav Dutta" w:date="2016-03-02T20:36:00Z">
                  <w:rPr>
                    <w:rStyle w:val="Hyperlink"/>
                    <w:b/>
                    <w:noProof/>
                  </w:rPr>
                </w:rPrChange>
              </w:rPr>
              <w:delText>Conversion</w:delText>
            </w:r>
            <w:r w:rsidDel="003C11B0">
              <w:rPr>
                <w:noProof/>
                <w:webHidden/>
              </w:rPr>
              <w:tab/>
              <w:delText>31</w:delText>
            </w:r>
          </w:del>
        </w:p>
        <w:p w:rsidR="00E8026F" w:rsidDel="003C11B0" w:rsidRDefault="00E8026F">
          <w:pPr>
            <w:pStyle w:val="TOC2"/>
            <w:tabs>
              <w:tab w:val="left" w:pos="880"/>
              <w:tab w:val="right" w:leader="dot" w:pos="9595"/>
            </w:tabs>
            <w:rPr>
              <w:del w:id="473" w:author="Gaurav Dutta" w:date="2016-03-02T20:36:00Z"/>
              <w:rFonts w:eastAsiaTheme="minorEastAsia"/>
              <w:noProof/>
            </w:rPr>
          </w:pPr>
          <w:del w:id="474" w:author="Gaurav Dutta" w:date="2016-03-02T20:36:00Z">
            <w:r w:rsidRPr="003C11B0" w:rsidDel="003C11B0">
              <w:rPr>
                <w:rPrChange w:id="475" w:author="Gaurav Dutta" w:date="2016-03-02T20:36:00Z">
                  <w:rPr>
                    <w:rStyle w:val="Hyperlink"/>
                    <w:b/>
                    <w:noProof/>
                  </w:rPr>
                </w:rPrChange>
              </w:rPr>
              <w:delText>12.</w:delText>
            </w:r>
            <w:r w:rsidDel="003C11B0">
              <w:rPr>
                <w:rFonts w:eastAsiaTheme="minorEastAsia"/>
                <w:noProof/>
              </w:rPr>
              <w:tab/>
            </w:r>
            <w:r w:rsidRPr="003C11B0" w:rsidDel="003C11B0">
              <w:rPr>
                <w:rPrChange w:id="476" w:author="Gaurav Dutta" w:date="2016-03-02T20:36:00Z">
                  <w:rPr>
                    <w:rStyle w:val="Hyperlink"/>
                    <w:b/>
                    <w:noProof/>
                  </w:rPr>
                </w:rPrChange>
              </w:rPr>
              <w:delText>Payment Schedule Logic for Industrial Department</w:delText>
            </w:r>
            <w:r w:rsidDel="003C11B0">
              <w:rPr>
                <w:noProof/>
                <w:webHidden/>
              </w:rPr>
              <w:tab/>
              <w:delText>32</w:delText>
            </w:r>
          </w:del>
        </w:p>
        <w:p w:rsidR="00E8026F" w:rsidDel="003C11B0" w:rsidRDefault="00E8026F">
          <w:pPr>
            <w:pStyle w:val="TOC3"/>
            <w:tabs>
              <w:tab w:val="left" w:pos="1100"/>
              <w:tab w:val="right" w:leader="dot" w:pos="9595"/>
            </w:tabs>
            <w:rPr>
              <w:del w:id="477" w:author="Gaurav Dutta" w:date="2016-03-02T20:36:00Z"/>
              <w:rFonts w:eastAsiaTheme="minorEastAsia"/>
              <w:noProof/>
            </w:rPr>
          </w:pPr>
          <w:del w:id="478" w:author="Gaurav Dutta" w:date="2016-03-02T20:36:00Z">
            <w:r w:rsidRPr="003C11B0" w:rsidDel="003C11B0">
              <w:rPr>
                <w:rPrChange w:id="479" w:author="Gaurav Dutta" w:date="2016-03-02T20:36:00Z">
                  <w:rPr>
                    <w:rStyle w:val="Hyperlink"/>
                    <w:b/>
                    <w:noProof/>
                  </w:rPr>
                </w:rPrChange>
              </w:rPr>
              <w:delText>12.1</w:delText>
            </w:r>
            <w:r w:rsidDel="003C11B0">
              <w:rPr>
                <w:rFonts w:eastAsiaTheme="minorEastAsia"/>
                <w:noProof/>
              </w:rPr>
              <w:tab/>
            </w:r>
            <w:r w:rsidRPr="003C11B0" w:rsidDel="003C11B0">
              <w:rPr>
                <w:rPrChange w:id="480" w:author="Gaurav Dutta" w:date="2016-03-02T20:36:00Z">
                  <w:rPr>
                    <w:rStyle w:val="Hyperlink"/>
                    <w:b/>
                    <w:noProof/>
                  </w:rPr>
                </w:rPrChange>
              </w:rPr>
              <w:delText>Payment Schedule Formulae</w:delText>
            </w:r>
            <w:r w:rsidDel="003C11B0">
              <w:rPr>
                <w:noProof/>
                <w:webHidden/>
              </w:rPr>
              <w:tab/>
              <w:delText>32</w:delText>
            </w:r>
          </w:del>
        </w:p>
        <w:p w:rsidR="00E8026F" w:rsidDel="003C11B0" w:rsidRDefault="00E8026F">
          <w:pPr>
            <w:pStyle w:val="TOC3"/>
            <w:tabs>
              <w:tab w:val="left" w:pos="1100"/>
              <w:tab w:val="right" w:leader="dot" w:pos="9595"/>
            </w:tabs>
            <w:rPr>
              <w:del w:id="481" w:author="Gaurav Dutta" w:date="2016-03-02T20:36:00Z"/>
              <w:rFonts w:eastAsiaTheme="minorEastAsia"/>
              <w:noProof/>
            </w:rPr>
          </w:pPr>
          <w:del w:id="482" w:author="Gaurav Dutta" w:date="2016-03-02T20:36:00Z">
            <w:r w:rsidRPr="003C11B0" w:rsidDel="003C11B0">
              <w:rPr>
                <w:rPrChange w:id="483" w:author="Gaurav Dutta" w:date="2016-03-02T20:36:00Z">
                  <w:rPr>
                    <w:rStyle w:val="Hyperlink"/>
                    <w:b/>
                    <w:noProof/>
                  </w:rPr>
                </w:rPrChange>
              </w:rPr>
              <w:delText>12.2</w:delText>
            </w:r>
            <w:r w:rsidDel="003C11B0">
              <w:rPr>
                <w:rFonts w:eastAsiaTheme="minorEastAsia"/>
                <w:noProof/>
              </w:rPr>
              <w:tab/>
            </w:r>
            <w:r w:rsidRPr="003C11B0" w:rsidDel="003C11B0">
              <w:rPr>
                <w:rPrChange w:id="484" w:author="Gaurav Dutta" w:date="2016-03-02T20:36:00Z">
                  <w:rPr>
                    <w:rStyle w:val="Hyperlink"/>
                    <w:b/>
                    <w:noProof/>
                  </w:rPr>
                </w:rPrChange>
              </w:rPr>
              <w:delText>Dues Calculation</w:delText>
            </w:r>
            <w:r w:rsidDel="003C11B0">
              <w:rPr>
                <w:noProof/>
                <w:webHidden/>
              </w:rPr>
              <w:tab/>
              <w:delText>34</w:delText>
            </w:r>
          </w:del>
        </w:p>
        <w:p w:rsidR="00E8026F" w:rsidDel="003C11B0" w:rsidRDefault="00E8026F">
          <w:pPr>
            <w:pStyle w:val="TOC3"/>
            <w:tabs>
              <w:tab w:val="left" w:pos="1100"/>
              <w:tab w:val="right" w:leader="dot" w:pos="9595"/>
            </w:tabs>
            <w:rPr>
              <w:del w:id="485" w:author="Gaurav Dutta" w:date="2016-03-02T20:36:00Z"/>
              <w:rFonts w:eastAsiaTheme="minorEastAsia"/>
              <w:noProof/>
            </w:rPr>
          </w:pPr>
          <w:del w:id="486" w:author="Gaurav Dutta" w:date="2016-03-02T20:36:00Z">
            <w:r w:rsidRPr="003C11B0" w:rsidDel="003C11B0">
              <w:rPr>
                <w:rPrChange w:id="487" w:author="Gaurav Dutta" w:date="2016-03-02T20:36:00Z">
                  <w:rPr>
                    <w:rStyle w:val="Hyperlink"/>
                    <w:b/>
                    <w:noProof/>
                  </w:rPr>
                </w:rPrChange>
              </w:rPr>
              <w:delText>12.3</w:delText>
            </w:r>
            <w:r w:rsidDel="003C11B0">
              <w:rPr>
                <w:rFonts w:eastAsiaTheme="minorEastAsia"/>
                <w:noProof/>
              </w:rPr>
              <w:tab/>
            </w:r>
            <w:r w:rsidRPr="003C11B0" w:rsidDel="003C11B0">
              <w:rPr>
                <w:rPrChange w:id="488" w:author="Gaurav Dutta" w:date="2016-03-02T20:36:00Z">
                  <w:rPr>
                    <w:rStyle w:val="Hyperlink"/>
                    <w:b/>
                    <w:noProof/>
                  </w:rPr>
                </w:rPrChange>
              </w:rPr>
              <w:delText>Miscellaneous</w:delText>
            </w:r>
            <w:r w:rsidDel="003C11B0">
              <w:rPr>
                <w:noProof/>
                <w:webHidden/>
              </w:rPr>
              <w:tab/>
              <w:delText>36</w:delText>
            </w:r>
          </w:del>
        </w:p>
        <w:p w:rsidR="00EF61E0" w:rsidRDefault="00EF61E0" w:rsidP="00EF61E0">
          <w:r>
            <w:rPr>
              <w:b/>
              <w:bCs/>
              <w:noProof/>
            </w:rPr>
            <w:fldChar w:fldCharType="end"/>
          </w:r>
        </w:p>
      </w:sdtContent>
    </w:sdt>
    <w:p w:rsidR="00EF61E0" w:rsidDel="00D73102" w:rsidRDefault="00EF61E0" w:rsidP="00EF61E0">
      <w:pPr>
        <w:pStyle w:val="Heading1"/>
        <w:rPr>
          <w:del w:id="489" w:author="Gaurav Dutta" w:date="2016-03-02T20:36:00Z"/>
          <w:b/>
          <w:sz w:val="36"/>
          <w:szCs w:val="36"/>
        </w:rPr>
      </w:pPr>
    </w:p>
    <w:p w:rsidR="00D73102" w:rsidRPr="00D73102" w:rsidRDefault="00D73102">
      <w:pPr>
        <w:rPr>
          <w:ins w:id="490" w:author="Gaurav Dutta" w:date="2016-03-03T21:28:00Z"/>
          <w:rPrChange w:id="491" w:author="Gaurav Dutta" w:date="2016-03-03T21:28:00Z">
            <w:rPr>
              <w:ins w:id="492" w:author="Gaurav Dutta" w:date="2016-03-03T21:28:00Z"/>
              <w:b/>
              <w:sz w:val="36"/>
              <w:szCs w:val="36"/>
            </w:rPr>
          </w:rPrChange>
        </w:rPr>
      </w:pPr>
    </w:p>
    <w:p w:rsidR="00A11F11" w:rsidDel="003C11B0" w:rsidRDefault="00A11F11" w:rsidP="005053FD">
      <w:pPr>
        <w:rPr>
          <w:del w:id="493" w:author="Gaurav Dutta" w:date="2016-03-02T20:36:00Z"/>
          <w:b/>
          <w:sz w:val="36"/>
          <w:szCs w:val="36"/>
        </w:rPr>
      </w:pPr>
    </w:p>
    <w:p w:rsidR="00A11F11" w:rsidDel="003C11B0" w:rsidRDefault="00A11F11" w:rsidP="005053FD">
      <w:pPr>
        <w:rPr>
          <w:del w:id="494" w:author="Gaurav Dutta" w:date="2016-03-02T20:36:00Z"/>
          <w:b/>
          <w:sz w:val="36"/>
          <w:szCs w:val="36"/>
        </w:rPr>
      </w:pPr>
    </w:p>
    <w:p w:rsidR="00A11F11" w:rsidDel="003C11B0" w:rsidRDefault="00A11F11" w:rsidP="005053FD">
      <w:pPr>
        <w:rPr>
          <w:del w:id="495" w:author="Gaurav Dutta" w:date="2016-03-02T20:36:00Z"/>
          <w:b/>
          <w:sz w:val="36"/>
          <w:szCs w:val="36"/>
        </w:rPr>
      </w:pPr>
    </w:p>
    <w:p w:rsidR="00A11F11" w:rsidDel="003C11B0" w:rsidRDefault="00A11F11" w:rsidP="005053FD">
      <w:pPr>
        <w:rPr>
          <w:del w:id="496" w:author="Gaurav Dutta" w:date="2016-03-02T20:36:00Z"/>
          <w:b/>
          <w:sz w:val="36"/>
          <w:szCs w:val="36"/>
        </w:rPr>
      </w:pPr>
    </w:p>
    <w:p w:rsidR="00A11F11" w:rsidDel="003C11B0" w:rsidRDefault="00A11F11" w:rsidP="005053FD">
      <w:pPr>
        <w:rPr>
          <w:del w:id="497" w:author="Gaurav Dutta" w:date="2016-03-02T20:36:00Z"/>
          <w:b/>
          <w:sz w:val="36"/>
          <w:szCs w:val="36"/>
        </w:rPr>
      </w:pPr>
    </w:p>
    <w:p w:rsidR="00A11F11" w:rsidDel="003C11B0" w:rsidRDefault="00A11F11" w:rsidP="005053FD">
      <w:pPr>
        <w:rPr>
          <w:del w:id="498" w:author="Gaurav Dutta" w:date="2016-03-02T20:36:00Z"/>
          <w:b/>
          <w:sz w:val="36"/>
          <w:szCs w:val="36"/>
        </w:rPr>
      </w:pPr>
    </w:p>
    <w:p w:rsidR="00A11F11" w:rsidDel="003C11B0" w:rsidRDefault="00A11F11" w:rsidP="005053FD">
      <w:pPr>
        <w:rPr>
          <w:del w:id="499" w:author="Gaurav Dutta" w:date="2016-03-02T20:36:00Z"/>
          <w:b/>
          <w:sz w:val="36"/>
          <w:szCs w:val="36"/>
        </w:rPr>
      </w:pPr>
    </w:p>
    <w:p w:rsidR="00A11F11" w:rsidDel="003C11B0" w:rsidRDefault="00A11F11" w:rsidP="005053FD">
      <w:pPr>
        <w:rPr>
          <w:del w:id="500" w:author="Gaurav Dutta" w:date="2016-03-02T20:36:00Z"/>
          <w:b/>
          <w:sz w:val="36"/>
          <w:szCs w:val="36"/>
        </w:rPr>
      </w:pPr>
    </w:p>
    <w:p w:rsidR="00A11F11" w:rsidDel="003C11B0" w:rsidRDefault="00A11F11" w:rsidP="005053FD">
      <w:pPr>
        <w:rPr>
          <w:del w:id="501" w:author="Gaurav Dutta" w:date="2016-03-02T20:36:00Z"/>
          <w:b/>
          <w:sz w:val="36"/>
          <w:szCs w:val="36"/>
        </w:rPr>
      </w:pPr>
    </w:p>
    <w:p w:rsidR="00A11F11" w:rsidDel="003C11B0" w:rsidRDefault="00A11F11" w:rsidP="005053FD">
      <w:pPr>
        <w:rPr>
          <w:del w:id="502" w:author="Gaurav Dutta" w:date="2016-03-02T20:36:00Z"/>
          <w:b/>
          <w:sz w:val="36"/>
          <w:szCs w:val="36"/>
        </w:rPr>
      </w:pPr>
    </w:p>
    <w:p w:rsidR="00A11F11" w:rsidDel="003C11B0" w:rsidRDefault="00A11F11" w:rsidP="005053FD">
      <w:pPr>
        <w:rPr>
          <w:del w:id="503" w:author="Gaurav Dutta" w:date="2016-03-02T20:36:00Z"/>
          <w:b/>
          <w:sz w:val="36"/>
          <w:szCs w:val="36"/>
        </w:rPr>
      </w:pPr>
    </w:p>
    <w:p w:rsidR="00A11F11" w:rsidDel="003C11B0" w:rsidRDefault="00A11F11" w:rsidP="005053FD">
      <w:pPr>
        <w:rPr>
          <w:del w:id="504" w:author="Gaurav Dutta" w:date="2016-03-02T20:36:00Z"/>
          <w:b/>
          <w:sz w:val="36"/>
          <w:szCs w:val="36"/>
        </w:rPr>
      </w:pPr>
    </w:p>
    <w:p w:rsidR="00A11F11" w:rsidDel="003C11B0" w:rsidRDefault="00A11F11" w:rsidP="005053FD">
      <w:pPr>
        <w:rPr>
          <w:del w:id="505" w:author="Gaurav Dutta" w:date="2016-03-02T20:36:00Z"/>
          <w:b/>
          <w:sz w:val="36"/>
          <w:szCs w:val="36"/>
        </w:rPr>
      </w:pPr>
    </w:p>
    <w:p w:rsidR="00A11F11" w:rsidDel="003C11B0" w:rsidRDefault="00A11F11" w:rsidP="005053FD">
      <w:pPr>
        <w:rPr>
          <w:del w:id="506" w:author="Gaurav Dutta" w:date="2016-03-02T20:36:00Z"/>
          <w:b/>
          <w:sz w:val="36"/>
          <w:szCs w:val="36"/>
        </w:rPr>
      </w:pPr>
    </w:p>
    <w:p w:rsidR="00A11F11" w:rsidDel="003C11B0" w:rsidRDefault="00A11F11" w:rsidP="005053FD">
      <w:pPr>
        <w:rPr>
          <w:del w:id="507" w:author="Gaurav Dutta" w:date="2016-03-02T20:36:00Z"/>
          <w:b/>
          <w:sz w:val="36"/>
          <w:szCs w:val="36"/>
        </w:rPr>
      </w:pPr>
    </w:p>
    <w:p w:rsidR="00CB11DC" w:rsidRPr="00E962AE" w:rsidDel="003C11B0" w:rsidRDefault="00CB11DC" w:rsidP="005053FD">
      <w:pPr>
        <w:rPr>
          <w:del w:id="508" w:author="Gaurav Dutta" w:date="2016-03-02T20:36:00Z"/>
          <w:b/>
          <w:sz w:val="36"/>
          <w:szCs w:val="36"/>
        </w:rPr>
      </w:pPr>
    </w:p>
    <w:p w:rsidR="00EF61E0" w:rsidRDefault="00067558" w:rsidP="00EF61E0">
      <w:pPr>
        <w:pStyle w:val="Heading1"/>
        <w:rPr>
          <w:b/>
          <w:sz w:val="24"/>
          <w:szCs w:val="24"/>
          <w:u w:val="single"/>
        </w:rPr>
      </w:pPr>
      <w:bookmarkStart w:id="509" w:name="_Toc444803789"/>
      <w:r>
        <w:rPr>
          <w:b/>
          <w:sz w:val="24"/>
          <w:szCs w:val="24"/>
          <w:u w:val="single"/>
        </w:rPr>
        <w:t>Introduction</w:t>
      </w:r>
      <w:bookmarkEnd w:id="509"/>
      <w:r>
        <w:rPr>
          <w:b/>
          <w:sz w:val="24"/>
          <w:szCs w:val="24"/>
          <w:u w:val="single"/>
        </w:rPr>
        <w:t xml:space="preserve"> </w:t>
      </w:r>
    </w:p>
    <w:p w:rsidR="00EF61E0" w:rsidRPr="00EF61E0" w:rsidRDefault="00EF61E0" w:rsidP="00EF61E0"/>
    <w:p w:rsidR="009E5A99" w:rsidRPr="00C912BC" w:rsidRDefault="009E5A99" w:rsidP="009E5A99">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rsidR="009E5A99" w:rsidRPr="00C912BC" w:rsidRDefault="009E5A99" w:rsidP="009E5A99">
      <w:pPr>
        <w:jc w:val="both"/>
        <w:rPr>
          <w:rFonts w:cs="Arial"/>
          <w:lang w:bidi="en-US"/>
        </w:rPr>
      </w:pPr>
      <w:r w:rsidRPr="00C912BC">
        <w:rPr>
          <w:rFonts w:cs="Arial"/>
          <w:lang w:bidi="en-US"/>
        </w:rPr>
        <w:t xml:space="preserve">North Shore Technologies is developing an Integrated Property Management System that will </w:t>
      </w:r>
      <w:r w:rsidR="00A439AF" w:rsidRPr="00C912BC">
        <w:rPr>
          <w:rFonts w:cs="Arial"/>
          <w:lang w:bidi="en-US"/>
        </w:rPr>
        <w:t>allow automation of whole business process starting from allocation of industrial property to Lease deed execution; from Lease Deed to functional and various other processes including Transfers, Mortgage, and Substitution</w:t>
      </w:r>
      <w:r w:rsidR="00A439AF">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rsidR="00406D8F" w:rsidRDefault="00406D8F" w:rsidP="00874E9B">
      <w:pPr>
        <w:rPr>
          <w:u w:val="single"/>
        </w:rPr>
      </w:pPr>
    </w:p>
    <w:p w:rsidR="00EF61E0" w:rsidRDefault="00EF61E0" w:rsidP="005E1628">
      <w:pPr>
        <w:pStyle w:val="Heading1"/>
        <w:rPr>
          <w:b/>
          <w:sz w:val="24"/>
          <w:szCs w:val="24"/>
          <w:u w:val="single"/>
        </w:rPr>
      </w:pPr>
      <w:bookmarkStart w:id="510" w:name="_Toc442098736"/>
      <w:bookmarkStart w:id="511" w:name="_Toc444803790"/>
      <w:r w:rsidRPr="00EF61E0">
        <w:rPr>
          <w:b/>
          <w:sz w:val="24"/>
          <w:szCs w:val="24"/>
          <w:u w:val="single"/>
        </w:rPr>
        <w:t>Purpose &amp; Objectives</w:t>
      </w:r>
      <w:bookmarkEnd w:id="510"/>
      <w:bookmarkEnd w:id="511"/>
      <w:r w:rsidRPr="00EF61E0">
        <w:rPr>
          <w:b/>
          <w:sz w:val="24"/>
          <w:szCs w:val="24"/>
          <w:u w:val="single"/>
        </w:rPr>
        <w:t xml:space="preserve"> </w:t>
      </w:r>
    </w:p>
    <w:p w:rsidR="005E1628" w:rsidRPr="005E1628" w:rsidRDefault="005E1628" w:rsidP="005E1628"/>
    <w:p w:rsidR="00EF61E0" w:rsidRDefault="00EF61E0" w:rsidP="00EF61E0">
      <w:pPr>
        <w:jc w:val="both"/>
        <w:rPr>
          <w:rFonts w:cs="Arial"/>
          <w:lang w:bidi="en-US"/>
        </w:rPr>
      </w:pPr>
      <w:r w:rsidRPr="00EF61E0">
        <w:rPr>
          <w:rFonts w:cs="Arial"/>
          <w:lang w:bidi="en-US"/>
        </w:rPr>
        <w:t xml:space="preserve">The overall purpose of </w:t>
      </w:r>
      <w:r w:rsidR="001E4F75">
        <w:rPr>
          <w:rFonts w:cs="Arial"/>
          <w:lang w:bidi="en-US"/>
        </w:rPr>
        <w:t>this project is to build up an I</w:t>
      </w:r>
      <w:r w:rsidRPr="00EF61E0">
        <w:rPr>
          <w:rFonts w:cs="Arial"/>
          <w:lang w:bidi="en-US"/>
        </w:rPr>
        <w:t xml:space="preserve">ntegrated </w:t>
      </w:r>
      <w:r w:rsidR="0081711C">
        <w:rPr>
          <w:rFonts w:cs="Arial"/>
          <w:lang w:bidi="en-US"/>
        </w:rPr>
        <w:t xml:space="preserve">Property Management </w:t>
      </w:r>
      <w:r w:rsidRPr="00EF61E0">
        <w:rPr>
          <w:rFonts w:cs="Arial"/>
          <w:lang w:bidi="en-US"/>
        </w:rPr>
        <w:t xml:space="preserve">system. </w:t>
      </w:r>
      <w:r w:rsidR="001E4F75">
        <w:t xml:space="preserve">This system </w:t>
      </w:r>
      <w:r w:rsidR="001E4F75" w:rsidRPr="00C912BC">
        <w:rPr>
          <w:rFonts w:cs="Arial"/>
          <w:lang w:bidi="en-US"/>
        </w:rPr>
        <w:t>would allow automation of whole business process starting from allocation of industrial property to Lease deed execution; from Lease Deed to functional and various other processes including Transfers, Mortgage, and Substitution</w:t>
      </w:r>
      <w:r w:rsidR="001E4F75">
        <w:rPr>
          <w:rFonts w:cs="Arial"/>
          <w:lang w:bidi="en-US"/>
        </w:rPr>
        <w:t xml:space="preserve"> etc. </w:t>
      </w:r>
      <w:r w:rsidR="0082051A">
        <w:t xml:space="preserve">This system would </w:t>
      </w:r>
      <w:r w:rsidR="001E4F75">
        <w:t xml:space="preserve">further </w:t>
      </w:r>
      <w:r w:rsidR="0082051A">
        <w:t>facilitate</w:t>
      </w:r>
      <w:r w:rsidR="001E4F75">
        <w:t>s</w:t>
      </w:r>
      <w:r w:rsidR="004F5419">
        <w:t xml:space="preserve"> access on web browser </w:t>
      </w:r>
      <w:r w:rsidR="0082051A">
        <w:t>and allow adoption of a comprehensive approach tow</w:t>
      </w:r>
      <w:r w:rsidR="00892E2B">
        <w:t xml:space="preserve">ards gaining the efficiency. </w:t>
      </w:r>
      <w:r w:rsidRPr="00EF61E0">
        <w:rPr>
          <w:rFonts w:cs="Arial"/>
          <w:lang w:bidi="en-US"/>
        </w:rPr>
        <w:t xml:space="preserve">It would share the relevant information across </w:t>
      </w:r>
      <w:r w:rsidR="00892E2B">
        <w:rPr>
          <w:rFonts w:cs="Arial"/>
          <w:lang w:bidi="en-US"/>
        </w:rPr>
        <w:t xml:space="preserve">various </w:t>
      </w:r>
      <w:r w:rsidRPr="00EF61E0">
        <w:rPr>
          <w:rFonts w:cs="Arial"/>
          <w:lang w:bidi="en-US"/>
        </w:rPr>
        <w:t>departments which will help in making operational as well as strategical decision</w:t>
      </w:r>
      <w:r w:rsidR="00892E2B">
        <w:rPr>
          <w:rFonts w:cs="Arial"/>
          <w:lang w:bidi="en-US"/>
        </w:rPr>
        <w:t>s</w:t>
      </w:r>
      <w:r>
        <w:rPr>
          <w:rFonts w:cs="Arial"/>
          <w:lang w:bidi="en-US"/>
        </w:rPr>
        <w:t>.</w:t>
      </w:r>
    </w:p>
    <w:p w:rsidR="00601426" w:rsidDel="005C6D43" w:rsidRDefault="001E4F75">
      <w:pPr>
        <w:jc w:val="both"/>
        <w:rPr>
          <w:del w:id="512" w:author="Dhananjay Kumar" w:date="2016-03-02T12:23:00Z"/>
        </w:rPr>
        <w:pPrChange w:id="513" w:author="Gaurav Dutta" w:date="2016-03-02T13:11:00Z">
          <w:pPr>
            <w:pStyle w:val="ListParagraph"/>
            <w:numPr>
              <w:numId w:val="30"/>
            </w:numPr>
            <w:ind w:hanging="360"/>
            <w:jc w:val="both"/>
          </w:pPr>
        </w:pPrChange>
      </w:pPr>
      <w:del w:id="514" w:author="Dhananjay Kumar" w:date="2016-03-02T12:20:00Z">
        <w:r w:rsidDel="005C6D43">
          <w:delText xml:space="preserve">The </w:delText>
        </w:r>
        <w:r w:rsidR="00601426" w:rsidDel="005C6D43">
          <w:delText>scope includes:</w:delText>
        </w:r>
      </w:del>
      <w:ins w:id="515" w:author="Dhananjay Kumar" w:date="2016-03-02T12:20:00Z">
        <w:r w:rsidR="005C6D43">
          <w:t>The</w:t>
        </w:r>
        <w:del w:id="516" w:author="Gaurav Dutta" w:date="2016-03-02T13:07:00Z">
          <w:r w:rsidR="005C6D43" w:rsidDel="00C2364B">
            <w:delText>y</w:delText>
          </w:r>
        </w:del>
        <w:r w:rsidR="005C6D43">
          <w:t xml:space="preserve"> key feature</w:t>
        </w:r>
      </w:ins>
      <w:ins w:id="517" w:author="Dhananjay Kumar" w:date="2016-03-02T12:33:00Z">
        <w:r w:rsidR="005A6563">
          <w:t>s</w:t>
        </w:r>
      </w:ins>
      <w:ins w:id="518" w:author="Dhananjay Kumar" w:date="2016-03-02T12:20:00Z">
        <w:r w:rsidR="005C6D43">
          <w:t xml:space="preserve"> of the system includes the automation of the business process involved right from allocation to the lease rent calculation and payment.  </w:t>
        </w:r>
      </w:ins>
      <w:ins w:id="519" w:author="Dhananjay Kumar" w:date="2016-03-02T12:25:00Z">
        <w:r w:rsidR="005C6D43">
          <w:t>T</w:t>
        </w:r>
      </w:ins>
      <w:ins w:id="520" w:author="Dhananjay Kumar" w:date="2016-03-02T12:24:00Z">
        <w:r w:rsidR="005C6D43">
          <w:t>he list of functional requirement for managing the industrial properties at NOIDA</w:t>
        </w:r>
      </w:ins>
      <w:ins w:id="521" w:author="Dhananjay Kumar" w:date="2016-03-02T12:25:00Z">
        <w:r w:rsidR="005C6D43">
          <w:t xml:space="preserve"> are as follow</w:t>
        </w:r>
      </w:ins>
      <w:ins w:id="522" w:author="Dhananjay Kumar" w:date="2016-03-02T12:26:00Z">
        <w:r w:rsidR="005C6D43">
          <w:t>:</w:t>
        </w:r>
      </w:ins>
    </w:p>
    <w:p w:rsidR="005C6D43" w:rsidRDefault="005C6D43" w:rsidP="00C2364B">
      <w:pPr>
        <w:jc w:val="both"/>
        <w:rPr>
          <w:ins w:id="523" w:author="Dhananjay Kumar" w:date="2016-03-02T12:26:00Z"/>
        </w:rPr>
      </w:pPr>
    </w:p>
    <w:p w:rsidR="005C6D43" w:rsidRDefault="005C6D43">
      <w:pPr>
        <w:pStyle w:val="ListParagraph"/>
        <w:numPr>
          <w:ilvl w:val="0"/>
          <w:numId w:val="47"/>
        </w:numPr>
        <w:rPr>
          <w:ins w:id="524" w:author="Dhananjay Kumar" w:date="2016-03-02T12:26:00Z"/>
        </w:rPr>
        <w:pPrChange w:id="525" w:author="Dhananjay Kumar" w:date="2016-03-02T12:33:00Z">
          <w:pPr>
            <w:jc w:val="both"/>
          </w:pPr>
        </w:pPrChange>
      </w:pPr>
      <w:ins w:id="526" w:author="Dhananjay Kumar" w:date="2016-03-02T12:27:00Z">
        <w:r>
          <w:t>Ability to add or upload list of a</w:t>
        </w:r>
      </w:ins>
      <w:ins w:id="527" w:author="Dhananjay Kumar" w:date="2016-03-02T12:26:00Z">
        <w:r>
          <w:t>llot</w:t>
        </w:r>
      </w:ins>
      <w:ins w:id="528" w:author="Gaurav Dutta" w:date="2016-03-02T15:27:00Z">
        <w:r w:rsidR="00266B68">
          <w:t>t</w:t>
        </w:r>
      </w:ins>
      <w:ins w:id="529" w:author="Dhananjay Kumar" w:date="2016-03-02T12:27:00Z">
        <w:r>
          <w:t>ed</w:t>
        </w:r>
      </w:ins>
      <w:ins w:id="530" w:author="Dhananjay Kumar" w:date="2016-03-02T12:26:00Z">
        <w:r>
          <w:t xml:space="preserve"> of Properties</w:t>
        </w:r>
      </w:ins>
      <w:ins w:id="531" w:author="Gaurav Dutta" w:date="2016-03-02T20:38:00Z">
        <w:r w:rsidR="009D15A1">
          <w:t>.</w:t>
        </w:r>
      </w:ins>
    </w:p>
    <w:p w:rsidR="005C6D43" w:rsidRDefault="005C6D43">
      <w:pPr>
        <w:pStyle w:val="ListParagraph"/>
        <w:numPr>
          <w:ilvl w:val="0"/>
          <w:numId w:val="47"/>
        </w:numPr>
        <w:rPr>
          <w:ins w:id="532" w:author="Dhananjay Kumar" w:date="2016-03-02T12:27:00Z"/>
        </w:rPr>
        <w:pPrChange w:id="533" w:author="Dhananjay Kumar" w:date="2016-03-02T12:33:00Z">
          <w:pPr>
            <w:jc w:val="both"/>
          </w:pPr>
        </w:pPrChange>
      </w:pPr>
      <w:ins w:id="534" w:author="Dhananjay Kumar" w:date="2016-03-02T12:27:00Z">
        <w:r>
          <w:t>Ability to manage the customer data</w:t>
        </w:r>
      </w:ins>
      <w:ins w:id="535" w:author="Gaurav Dutta" w:date="2016-03-02T20:38:00Z">
        <w:r w:rsidR="009D15A1">
          <w:t>.</w:t>
        </w:r>
      </w:ins>
    </w:p>
    <w:p w:rsidR="005C6D43" w:rsidRDefault="005C6D43">
      <w:pPr>
        <w:pStyle w:val="ListParagraph"/>
        <w:numPr>
          <w:ilvl w:val="0"/>
          <w:numId w:val="47"/>
        </w:numPr>
        <w:rPr>
          <w:ins w:id="536" w:author="Dhananjay Kumar" w:date="2016-03-02T12:28:00Z"/>
        </w:rPr>
        <w:pPrChange w:id="537" w:author="Dhananjay Kumar" w:date="2016-03-02T12:33:00Z">
          <w:pPr>
            <w:jc w:val="both"/>
          </w:pPr>
        </w:pPrChange>
      </w:pPr>
      <w:ins w:id="538" w:author="Dhananjay Kumar" w:date="2016-03-02T12:28:00Z">
        <w:r>
          <w:t>Ability to create payment schedule</w:t>
        </w:r>
      </w:ins>
      <w:ins w:id="539" w:author="Gaurav Dutta" w:date="2016-03-02T20:38:00Z">
        <w:r w:rsidR="009D15A1">
          <w:t>.</w:t>
        </w:r>
      </w:ins>
    </w:p>
    <w:p w:rsidR="005C6D43" w:rsidRDefault="005C6D43">
      <w:pPr>
        <w:pStyle w:val="ListParagraph"/>
        <w:numPr>
          <w:ilvl w:val="0"/>
          <w:numId w:val="47"/>
        </w:numPr>
        <w:rPr>
          <w:ins w:id="540" w:author="Dhananjay Kumar" w:date="2016-03-02T12:28:00Z"/>
        </w:rPr>
        <w:pPrChange w:id="541" w:author="Dhananjay Kumar" w:date="2016-03-02T12:33:00Z">
          <w:pPr>
            <w:jc w:val="both"/>
          </w:pPr>
        </w:pPrChange>
      </w:pPr>
      <w:ins w:id="542" w:author="Dhananjay Kumar" w:date="2016-03-02T12:28:00Z">
        <w:r>
          <w:t xml:space="preserve">Ability to </w:t>
        </w:r>
      </w:ins>
      <w:ins w:id="543" w:author="Dhananjay Kumar" w:date="2016-03-02T12:30:00Z">
        <w:r w:rsidR="005A6563">
          <w:t>calculate</w:t>
        </w:r>
      </w:ins>
      <w:ins w:id="544" w:author="Dhananjay Kumar" w:date="2016-03-02T12:28:00Z">
        <w:r>
          <w:t xml:space="preserve"> the payment at any point of time</w:t>
        </w:r>
      </w:ins>
      <w:ins w:id="545" w:author="Gaurav Dutta" w:date="2016-03-02T20:38:00Z">
        <w:r w:rsidR="009D15A1">
          <w:t>.</w:t>
        </w:r>
      </w:ins>
    </w:p>
    <w:p w:rsidR="005C6D43" w:rsidRDefault="005C6D43">
      <w:pPr>
        <w:pStyle w:val="ListParagraph"/>
        <w:numPr>
          <w:ilvl w:val="0"/>
          <w:numId w:val="47"/>
        </w:numPr>
        <w:rPr>
          <w:ins w:id="546" w:author="Dhananjay Kumar" w:date="2016-03-02T12:28:00Z"/>
        </w:rPr>
        <w:pPrChange w:id="547" w:author="Dhananjay Kumar" w:date="2016-03-02T12:33:00Z">
          <w:pPr>
            <w:jc w:val="both"/>
          </w:pPr>
        </w:pPrChange>
      </w:pPr>
      <w:ins w:id="548" w:author="Dhananjay Kumar" w:date="2016-03-02T12:28:00Z">
        <w:r>
          <w:t>Ability to auto generate various type of letter like allotment, possession, functional letter etc.</w:t>
        </w:r>
      </w:ins>
    </w:p>
    <w:p w:rsidR="005C6D43" w:rsidRDefault="005C6D43">
      <w:pPr>
        <w:pStyle w:val="ListParagraph"/>
        <w:numPr>
          <w:ilvl w:val="0"/>
          <w:numId w:val="47"/>
        </w:numPr>
        <w:rPr>
          <w:ins w:id="549" w:author="Dhananjay Kumar" w:date="2016-03-02T12:29:00Z"/>
        </w:rPr>
        <w:pPrChange w:id="550" w:author="Dhananjay Kumar" w:date="2016-03-02T12:33:00Z">
          <w:pPr>
            <w:jc w:val="both"/>
          </w:pPr>
        </w:pPrChange>
      </w:pPr>
      <w:ins w:id="551" w:author="Dhananjay Kumar" w:date="2016-03-02T12:29:00Z">
        <w:r>
          <w:t>Ability to send auto reminder to customer for any outstanding payment</w:t>
        </w:r>
      </w:ins>
      <w:ins w:id="552" w:author="Gaurav Dutta" w:date="2016-03-02T20:38:00Z">
        <w:r w:rsidR="009D15A1">
          <w:t>.</w:t>
        </w:r>
      </w:ins>
    </w:p>
    <w:p w:rsidR="005C6D43" w:rsidRDefault="005C6D43">
      <w:pPr>
        <w:pStyle w:val="ListParagraph"/>
        <w:numPr>
          <w:ilvl w:val="0"/>
          <w:numId w:val="47"/>
        </w:numPr>
        <w:rPr>
          <w:ins w:id="553" w:author="Dhananjay Kumar" w:date="2016-03-02T12:29:00Z"/>
        </w:rPr>
        <w:pPrChange w:id="554" w:author="Dhananjay Kumar" w:date="2016-03-02T12:33:00Z">
          <w:pPr>
            <w:jc w:val="both"/>
          </w:pPr>
        </w:pPrChange>
      </w:pPr>
      <w:ins w:id="555" w:author="Dhananjay Kumar" w:date="2016-03-02T12:29:00Z">
        <w:r>
          <w:t>Ability to see list of all relevant documents.</w:t>
        </w:r>
      </w:ins>
    </w:p>
    <w:p w:rsidR="005C6D43" w:rsidRDefault="005C6D43">
      <w:pPr>
        <w:pStyle w:val="ListParagraph"/>
        <w:numPr>
          <w:ilvl w:val="0"/>
          <w:numId w:val="47"/>
        </w:numPr>
        <w:rPr>
          <w:ins w:id="556" w:author="Dhananjay Kumar" w:date="2016-03-02T12:30:00Z"/>
        </w:rPr>
        <w:pPrChange w:id="557" w:author="Dhananjay Kumar" w:date="2016-03-02T12:33:00Z">
          <w:pPr>
            <w:jc w:val="both"/>
          </w:pPr>
        </w:pPrChange>
      </w:pPr>
      <w:ins w:id="558" w:author="Dhananjay Kumar" w:date="2016-03-02T12:29:00Z">
        <w:r>
          <w:t xml:space="preserve">Ability to connect with payment and </w:t>
        </w:r>
      </w:ins>
      <w:ins w:id="559" w:author="Dhananjay Kumar" w:date="2016-03-02T12:30:00Z">
        <w:r>
          <w:t>receipt</w:t>
        </w:r>
      </w:ins>
      <w:ins w:id="560" w:author="Dhananjay Kumar" w:date="2016-03-02T12:29:00Z">
        <w:r>
          <w:t xml:space="preserve"> </w:t>
        </w:r>
      </w:ins>
      <w:ins w:id="561" w:author="Dhananjay Kumar" w:date="2016-03-02T12:30:00Z">
        <w:r>
          <w:t>system for reconciliation at the end of every period.</w:t>
        </w:r>
      </w:ins>
    </w:p>
    <w:p w:rsidR="005A6563" w:rsidRDefault="005A6563">
      <w:pPr>
        <w:pStyle w:val="ListParagraph"/>
        <w:numPr>
          <w:ilvl w:val="0"/>
          <w:numId w:val="47"/>
        </w:numPr>
        <w:rPr>
          <w:ins w:id="562" w:author="Dhananjay Kumar" w:date="2016-03-02T12:31:00Z"/>
        </w:rPr>
        <w:pPrChange w:id="563" w:author="Dhananjay Kumar" w:date="2016-03-02T12:33:00Z">
          <w:pPr>
            <w:jc w:val="both"/>
          </w:pPr>
        </w:pPrChange>
      </w:pPr>
      <w:ins w:id="564" w:author="Dhananjay Kumar" w:date="2016-03-02T12:30:00Z">
        <w:r>
          <w:t>Ability to change the basic details of applicant</w:t>
        </w:r>
      </w:ins>
      <w:ins w:id="565" w:author="Gaurav Dutta" w:date="2016-03-02T20:38:00Z">
        <w:r w:rsidR="009D15A1">
          <w:t>.</w:t>
        </w:r>
      </w:ins>
    </w:p>
    <w:p w:rsidR="005A6563" w:rsidRDefault="005A6563">
      <w:pPr>
        <w:pStyle w:val="ListParagraph"/>
        <w:numPr>
          <w:ilvl w:val="0"/>
          <w:numId w:val="47"/>
        </w:numPr>
        <w:rPr>
          <w:ins w:id="566" w:author="Dhananjay Kumar" w:date="2016-03-02T12:31:00Z"/>
        </w:rPr>
        <w:pPrChange w:id="567" w:author="Dhananjay Kumar" w:date="2016-03-02T12:33:00Z">
          <w:pPr>
            <w:jc w:val="both"/>
          </w:pPr>
        </w:pPrChange>
      </w:pPr>
      <w:ins w:id="568" w:author="Dhananjay Kumar" w:date="2016-03-02T12:31:00Z">
        <w:r>
          <w:t xml:space="preserve">Ability to send an instruction to accounting system for payment or </w:t>
        </w:r>
        <w:del w:id="569" w:author="Gaurav Dutta" w:date="2016-03-02T13:11:00Z">
          <w:r w:rsidDel="00C2364B">
            <w:delText>intiating</w:delText>
          </w:r>
        </w:del>
      </w:ins>
      <w:ins w:id="570" w:author="Gaurav Dutta" w:date="2016-03-02T13:11:00Z">
        <w:r w:rsidR="00C2364B">
          <w:t>initiating</w:t>
        </w:r>
      </w:ins>
      <w:ins w:id="571" w:author="Dhananjay Kumar" w:date="2016-03-02T12:31:00Z">
        <w:r>
          <w:t xml:space="preserve"> the refunds.</w:t>
        </w:r>
      </w:ins>
    </w:p>
    <w:p w:rsidR="005A6563" w:rsidRDefault="005A6563">
      <w:pPr>
        <w:pStyle w:val="ListParagraph"/>
        <w:numPr>
          <w:ilvl w:val="0"/>
          <w:numId w:val="47"/>
        </w:numPr>
        <w:rPr>
          <w:ins w:id="572" w:author="Dhananjay Kumar" w:date="2016-03-02T12:32:00Z"/>
        </w:rPr>
        <w:pPrChange w:id="573" w:author="Dhananjay Kumar" w:date="2016-03-02T12:33:00Z">
          <w:pPr>
            <w:jc w:val="both"/>
          </w:pPr>
        </w:pPrChange>
      </w:pPr>
      <w:ins w:id="574" w:author="Dhananjay Kumar" w:date="2016-03-02T12:32:00Z">
        <w:r>
          <w:t>Ability to add any details to the properties.</w:t>
        </w:r>
      </w:ins>
    </w:p>
    <w:p w:rsidR="005A6563" w:rsidRDefault="005A6563">
      <w:pPr>
        <w:pStyle w:val="ListParagraph"/>
        <w:numPr>
          <w:ilvl w:val="0"/>
          <w:numId w:val="47"/>
        </w:numPr>
        <w:rPr>
          <w:ins w:id="575" w:author="Dhananjay Kumar" w:date="2016-03-02T12:33:00Z"/>
        </w:rPr>
        <w:pPrChange w:id="576" w:author="Dhananjay Kumar" w:date="2016-03-02T12:33:00Z">
          <w:pPr>
            <w:jc w:val="both"/>
          </w:pPr>
        </w:pPrChange>
      </w:pPr>
      <w:ins w:id="577" w:author="Dhananjay Kumar" w:date="2016-03-02T12:32:00Z">
        <w:r>
          <w:t>Ability to see various reports based on defined parameters</w:t>
        </w:r>
      </w:ins>
      <w:ins w:id="578" w:author="Gaurav Dutta" w:date="2016-03-02T20:38:00Z">
        <w:r w:rsidR="009D15A1">
          <w:t>.</w:t>
        </w:r>
      </w:ins>
    </w:p>
    <w:p w:rsidR="005A6563" w:rsidRDefault="005A6563">
      <w:pPr>
        <w:pStyle w:val="ListParagraph"/>
        <w:numPr>
          <w:ilvl w:val="0"/>
          <w:numId w:val="47"/>
        </w:numPr>
        <w:rPr>
          <w:ins w:id="579" w:author="Dhananjay Kumar" w:date="2016-03-02T12:34:00Z"/>
        </w:rPr>
        <w:pPrChange w:id="580" w:author="Dhananjay Kumar" w:date="2016-03-02T12:33:00Z">
          <w:pPr>
            <w:jc w:val="both"/>
          </w:pPr>
        </w:pPrChange>
      </w:pPr>
      <w:ins w:id="581" w:author="Dhananjay Kumar" w:date="2016-03-02T12:33:00Z">
        <w:r>
          <w:t>Ability to send</w:t>
        </w:r>
      </w:ins>
      <w:ins w:id="582" w:author="Dhananjay Kumar" w:date="2016-03-02T12:34:00Z">
        <w:r>
          <w:t xml:space="preserve"> notifications to customers using</w:t>
        </w:r>
      </w:ins>
      <w:ins w:id="583" w:author="Dhananjay Kumar" w:date="2016-03-02T12:33:00Z">
        <w:r>
          <w:t xml:space="preserve"> SMS/email</w:t>
        </w:r>
      </w:ins>
      <w:ins w:id="584" w:author="Dhananjay Kumar" w:date="2016-03-02T12:34:00Z">
        <w:r>
          <w:t>.</w:t>
        </w:r>
      </w:ins>
    </w:p>
    <w:p w:rsidR="005A6563" w:rsidRDefault="005A6563">
      <w:pPr>
        <w:pStyle w:val="ListParagraph"/>
        <w:numPr>
          <w:ilvl w:val="0"/>
          <w:numId w:val="47"/>
        </w:numPr>
        <w:rPr>
          <w:ins w:id="585" w:author="Dhananjay Kumar" w:date="2016-03-02T12:30:00Z"/>
        </w:rPr>
        <w:pPrChange w:id="586" w:author="Dhananjay Kumar" w:date="2016-03-02T12:33:00Z">
          <w:pPr>
            <w:jc w:val="both"/>
          </w:pPr>
        </w:pPrChange>
      </w:pPr>
      <w:ins w:id="587" w:author="Dhananjay Kumar" w:date="2016-03-02T12:34:00Z">
        <w:r>
          <w:t>Ability to provide an interface which can be accessed by authorized Noida official anywhere and anytime.</w:t>
        </w:r>
      </w:ins>
      <w:ins w:id="588" w:author="Dhananjay Kumar" w:date="2016-03-02T12:33:00Z">
        <w:r>
          <w:t xml:space="preserve"> </w:t>
        </w:r>
      </w:ins>
    </w:p>
    <w:p w:rsidR="00601426" w:rsidDel="005A6563" w:rsidRDefault="00F44BF7">
      <w:pPr>
        <w:rPr>
          <w:del w:id="589" w:author="Dhananjay Kumar" w:date="2016-03-02T12:33:00Z"/>
        </w:rPr>
        <w:pPrChange w:id="590" w:author="Dhananjay Kumar" w:date="2016-03-02T12:35:00Z">
          <w:pPr>
            <w:pStyle w:val="ListParagraph"/>
            <w:numPr>
              <w:numId w:val="30"/>
            </w:numPr>
            <w:ind w:hanging="360"/>
            <w:jc w:val="both"/>
          </w:pPr>
        </w:pPrChange>
      </w:pPr>
      <w:del w:id="591" w:author="Dhananjay Kumar" w:date="2016-03-02T12:26:00Z">
        <w:r w:rsidDel="005C6D43">
          <w:lastRenderedPageBreak/>
          <w:delText xml:space="preserve">To automate </w:delText>
        </w:r>
        <w:r w:rsidR="00E345DC" w:rsidDel="005C6D43">
          <w:delText>various business processes involved</w:delText>
        </w:r>
        <w:r w:rsidR="00601426" w:rsidDel="005C6D43">
          <w:delText>:</w:delText>
        </w:r>
      </w:del>
    </w:p>
    <w:p w:rsidR="00601426" w:rsidDel="005A6563" w:rsidRDefault="00601426">
      <w:pPr>
        <w:rPr>
          <w:del w:id="592" w:author="Dhananjay Kumar" w:date="2016-03-02T12:33:00Z"/>
        </w:rPr>
        <w:pPrChange w:id="593" w:author="Dhananjay Kumar" w:date="2016-03-02T12:35:00Z">
          <w:pPr>
            <w:pStyle w:val="ListParagraph"/>
            <w:numPr>
              <w:ilvl w:val="3"/>
              <w:numId w:val="26"/>
            </w:numPr>
            <w:ind w:left="2520" w:hanging="360"/>
            <w:jc w:val="both"/>
          </w:pPr>
        </w:pPrChange>
      </w:pPr>
      <w:del w:id="594" w:author="Dhananjay Kumar" w:date="2016-03-02T12:33:00Z">
        <w:r w:rsidDel="005A6563">
          <w:delText>Allotment</w:delText>
        </w:r>
      </w:del>
    </w:p>
    <w:p w:rsidR="00601426" w:rsidDel="005A6563" w:rsidRDefault="00601426">
      <w:pPr>
        <w:rPr>
          <w:del w:id="595" w:author="Dhananjay Kumar" w:date="2016-03-02T12:33:00Z"/>
        </w:rPr>
        <w:pPrChange w:id="596" w:author="Dhananjay Kumar" w:date="2016-03-02T12:35:00Z">
          <w:pPr>
            <w:pStyle w:val="ListParagraph"/>
            <w:numPr>
              <w:ilvl w:val="3"/>
              <w:numId w:val="26"/>
            </w:numPr>
            <w:ind w:left="2520" w:hanging="360"/>
            <w:jc w:val="both"/>
          </w:pPr>
        </w:pPrChange>
      </w:pPr>
      <w:del w:id="597" w:author="Dhananjay Kumar" w:date="2016-03-02T12:33:00Z">
        <w:r w:rsidDel="005A6563">
          <w:delText>Lease Deed Execution</w:delText>
        </w:r>
      </w:del>
    </w:p>
    <w:p w:rsidR="00601426" w:rsidDel="005A6563" w:rsidRDefault="00601426">
      <w:pPr>
        <w:rPr>
          <w:del w:id="598" w:author="Dhananjay Kumar" w:date="2016-03-02T12:33:00Z"/>
        </w:rPr>
        <w:pPrChange w:id="599" w:author="Dhananjay Kumar" w:date="2016-03-02T12:35:00Z">
          <w:pPr>
            <w:pStyle w:val="ListParagraph"/>
            <w:numPr>
              <w:ilvl w:val="3"/>
              <w:numId w:val="26"/>
            </w:numPr>
            <w:ind w:left="2520" w:hanging="360"/>
            <w:jc w:val="both"/>
          </w:pPr>
        </w:pPrChange>
      </w:pPr>
      <w:del w:id="600" w:author="Dhananjay Kumar" w:date="2016-03-02T12:33:00Z">
        <w:r w:rsidDel="005A6563">
          <w:delText>Substitution</w:delText>
        </w:r>
      </w:del>
    </w:p>
    <w:p w:rsidR="00601426" w:rsidDel="005A6563" w:rsidRDefault="00601426">
      <w:pPr>
        <w:rPr>
          <w:del w:id="601" w:author="Dhananjay Kumar" w:date="2016-03-02T12:33:00Z"/>
        </w:rPr>
        <w:pPrChange w:id="602" w:author="Dhananjay Kumar" w:date="2016-03-02T12:35:00Z">
          <w:pPr>
            <w:pStyle w:val="ListParagraph"/>
            <w:numPr>
              <w:ilvl w:val="3"/>
              <w:numId w:val="26"/>
            </w:numPr>
            <w:ind w:left="2520" w:hanging="360"/>
            <w:jc w:val="both"/>
          </w:pPr>
        </w:pPrChange>
      </w:pPr>
      <w:del w:id="603" w:author="Dhananjay Kumar" w:date="2016-03-02T12:33:00Z">
        <w:r w:rsidDel="005A6563">
          <w:delText>Possession</w:delText>
        </w:r>
      </w:del>
    </w:p>
    <w:p w:rsidR="00601426" w:rsidDel="005A6563" w:rsidRDefault="00601426">
      <w:pPr>
        <w:rPr>
          <w:del w:id="604" w:author="Dhananjay Kumar" w:date="2016-03-02T12:33:00Z"/>
        </w:rPr>
        <w:pPrChange w:id="605" w:author="Dhananjay Kumar" w:date="2016-03-02T12:35:00Z">
          <w:pPr>
            <w:pStyle w:val="ListParagraph"/>
            <w:numPr>
              <w:ilvl w:val="3"/>
              <w:numId w:val="26"/>
            </w:numPr>
            <w:ind w:left="2520" w:hanging="360"/>
            <w:jc w:val="both"/>
          </w:pPr>
        </w:pPrChange>
      </w:pPr>
      <w:del w:id="606" w:author="Dhananjay Kumar" w:date="2016-03-02T12:33:00Z">
        <w:r w:rsidDel="005A6563">
          <w:delText>Completion</w:delText>
        </w:r>
      </w:del>
    </w:p>
    <w:p w:rsidR="00601426" w:rsidDel="005A6563" w:rsidRDefault="00601426">
      <w:pPr>
        <w:rPr>
          <w:del w:id="607" w:author="Dhananjay Kumar" w:date="2016-03-02T12:33:00Z"/>
        </w:rPr>
        <w:pPrChange w:id="608" w:author="Dhananjay Kumar" w:date="2016-03-02T12:35:00Z">
          <w:pPr>
            <w:pStyle w:val="ListParagraph"/>
            <w:numPr>
              <w:ilvl w:val="3"/>
              <w:numId w:val="26"/>
            </w:numPr>
            <w:ind w:left="2520" w:hanging="360"/>
            <w:jc w:val="both"/>
          </w:pPr>
        </w:pPrChange>
      </w:pPr>
      <w:del w:id="609" w:author="Dhananjay Kumar" w:date="2016-03-02T12:33:00Z">
        <w:r w:rsidDel="005A6563">
          <w:delText>Functional</w:delText>
        </w:r>
      </w:del>
    </w:p>
    <w:p w:rsidR="00601426" w:rsidDel="005A6563" w:rsidRDefault="00601426">
      <w:pPr>
        <w:rPr>
          <w:del w:id="610" w:author="Dhananjay Kumar" w:date="2016-03-02T12:33:00Z"/>
        </w:rPr>
        <w:pPrChange w:id="611" w:author="Dhananjay Kumar" w:date="2016-03-02T12:35:00Z">
          <w:pPr>
            <w:pStyle w:val="ListParagraph"/>
            <w:numPr>
              <w:ilvl w:val="3"/>
              <w:numId w:val="26"/>
            </w:numPr>
            <w:ind w:left="2520" w:hanging="360"/>
            <w:jc w:val="both"/>
          </w:pPr>
        </w:pPrChange>
      </w:pPr>
      <w:del w:id="612" w:author="Dhananjay Kumar" w:date="2016-03-02T12:33:00Z">
        <w:r w:rsidDel="005A6563">
          <w:delText>Transfer</w:delText>
        </w:r>
      </w:del>
    </w:p>
    <w:p w:rsidR="00601426" w:rsidDel="005A6563" w:rsidRDefault="00601426">
      <w:pPr>
        <w:rPr>
          <w:del w:id="613" w:author="Dhananjay Kumar" w:date="2016-03-02T12:33:00Z"/>
        </w:rPr>
        <w:pPrChange w:id="614" w:author="Dhananjay Kumar" w:date="2016-03-02T12:35:00Z">
          <w:pPr>
            <w:pStyle w:val="ListParagraph"/>
            <w:numPr>
              <w:ilvl w:val="3"/>
              <w:numId w:val="26"/>
            </w:numPr>
            <w:ind w:left="2520" w:hanging="360"/>
            <w:jc w:val="both"/>
          </w:pPr>
        </w:pPrChange>
      </w:pPr>
      <w:del w:id="615" w:author="Dhananjay Kumar" w:date="2016-03-02T12:33:00Z">
        <w:r w:rsidDel="005A6563">
          <w:delText>Mortgage</w:delText>
        </w:r>
      </w:del>
    </w:p>
    <w:p w:rsidR="00601426" w:rsidDel="005A6563" w:rsidRDefault="00601426">
      <w:pPr>
        <w:rPr>
          <w:del w:id="616" w:author="Dhananjay Kumar" w:date="2016-03-02T12:33:00Z"/>
        </w:rPr>
        <w:pPrChange w:id="617" w:author="Dhananjay Kumar" w:date="2016-03-02T12:35:00Z">
          <w:pPr>
            <w:pStyle w:val="ListParagraph"/>
            <w:numPr>
              <w:ilvl w:val="3"/>
              <w:numId w:val="26"/>
            </w:numPr>
            <w:ind w:left="2520" w:hanging="360"/>
            <w:jc w:val="both"/>
          </w:pPr>
        </w:pPrChange>
      </w:pPr>
      <w:del w:id="618" w:author="Dhananjay Kumar" w:date="2016-03-02T12:33:00Z">
        <w:r w:rsidDel="005A6563">
          <w:delText>Rent Permission</w:delText>
        </w:r>
      </w:del>
    </w:p>
    <w:p w:rsidR="00601426" w:rsidDel="005A6563" w:rsidRDefault="00601426">
      <w:pPr>
        <w:rPr>
          <w:del w:id="619" w:author="Dhananjay Kumar" w:date="2016-03-02T12:33:00Z"/>
        </w:rPr>
        <w:pPrChange w:id="620" w:author="Dhananjay Kumar" w:date="2016-03-02T12:35:00Z">
          <w:pPr>
            <w:pStyle w:val="ListParagraph"/>
            <w:numPr>
              <w:ilvl w:val="3"/>
              <w:numId w:val="26"/>
            </w:numPr>
            <w:ind w:left="2520" w:hanging="360"/>
            <w:jc w:val="both"/>
          </w:pPr>
        </w:pPrChange>
      </w:pPr>
      <w:del w:id="621" w:author="Dhananjay Kumar" w:date="2016-03-02T12:33:00Z">
        <w:r w:rsidDel="005A6563">
          <w:delText>Change of Constitution (CIC)</w:delText>
        </w:r>
      </w:del>
    </w:p>
    <w:p w:rsidR="00601426" w:rsidDel="005A6563" w:rsidRDefault="00601426">
      <w:pPr>
        <w:rPr>
          <w:del w:id="622" w:author="Dhananjay Kumar" w:date="2016-03-02T12:33:00Z"/>
        </w:rPr>
        <w:pPrChange w:id="623" w:author="Dhananjay Kumar" w:date="2016-03-02T12:35:00Z">
          <w:pPr>
            <w:jc w:val="both"/>
          </w:pPr>
        </w:pPrChange>
      </w:pPr>
    </w:p>
    <w:p w:rsidR="00601426" w:rsidDel="005A6563" w:rsidRDefault="00601426">
      <w:pPr>
        <w:rPr>
          <w:del w:id="624" w:author="Dhananjay Kumar" w:date="2016-03-02T12:33:00Z"/>
        </w:rPr>
        <w:pPrChange w:id="625" w:author="Dhananjay Kumar" w:date="2016-03-02T12:35:00Z">
          <w:pPr>
            <w:pStyle w:val="ListParagraph"/>
            <w:numPr>
              <w:numId w:val="30"/>
            </w:numPr>
            <w:ind w:hanging="360"/>
            <w:jc w:val="both"/>
          </w:pPr>
        </w:pPrChange>
      </w:pPr>
      <w:del w:id="626" w:author="Dhananjay Kumar" w:date="2016-03-02T12:33:00Z">
        <w:r w:rsidDel="005A6563">
          <w:delText>To create an effective workflow among the above mentioned processes.</w:delText>
        </w:r>
      </w:del>
    </w:p>
    <w:p w:rsidR="00F44BF7" w:rsidDel="005A6563" w:rsidRDefault="00F44BF7">
      <w:pPr>
        <w:rPr>
          <w:del w:id="627" w:author="Dhananjay Kumar" w:date="2016-03-02T12:33:00Z"/>
        </w:rPr>
        <w:pPrChange w:id="628" w:author="Dhananjay Kumar" w:date="2016-03-02T12:35:00Z">
          <w:pPr>
            <w:pStyle w:val="ListParagraph"/>
            <w:numPr>
              <w:numId w:val="30"/>
            </w:numPr>
            <w:ind w:hanging="360"/>
            <w:jc w:val="both"/>
          </w:pPr>
        </w:pPrChange>
      </w:pPr>
      <w:del w:id="629" w:author="Dhananjay Kumar" w:date="2016-03-02T12:33:00Z">
        <w:r w:rsidDel="005A6563">
          <w:delText>To generate allotment letter and financial as we all non-financial ledge for each allottee for each new property</w:delText>
        </w:r>
      </w:del>
    </w:p>
    <w:p w:rsidR="00F44BF7" w:rsidDel="005A6563" w:rsidRDefault="00F44BF7">
      <w:pPr>
        <w:rPr>
          <w:del w:id="630" w:author="Dhananjay Kumar" w:date="2016-03-02T12:33:00Z"/>
        </w:rPr>
        <w:pPrChange w:id="631" w:author="Dhananjay Kumar" w:date="2016-03-02T12:35:00Z">
          <w:pPr>
            <w:pStyle w:val="ListParagraph"/>
            <w:numPr>
              <w:numId w:val="30"/>
            </w:numPr>
            <w:ind w:hanging="360"/>
            <w:jc w:val="both"/>
          </w:pPr>
        </w:pPrChange>
      </w:pPr>
      <w:del w:id="632" w:author="Dhananjay Kumar" w:date="2016-03-02T12:33:00Z">
        <w:r w:rsidDel="005A6563">
          <w:delText>To generate payment plans, demand letter/reminder along with tracking details of changes/correspondence.</w:delText>
        </w:r>
      </w:del>
    </w:p>
    <w:p w:rsidR="00F44BF7" w:rsidDel="005A6563" w:rsidRDefault="00F44BF7">
      <w:pPr>
        <w:rPr>
          <w:del w:id="633" w:author="Dhananjay Kumar" w:date="2016-03-02T12:33:00Z"/>
        </w:rPr>
        <w:pPrChange w:id="634" w:author="Dhananjay Kumar" w:date="2016-03-02T12:35:00Z">
          <w:pPr>
            <w:pStyle w:val="ListParagraph"/>
            <w:numPr>
              <w:numId w:val="30"/>
            </w:numPr>
            <w:ind w:hanging="360"/>
            <w:jc w:val="both"/>
          </w:pPr>
        </w:pPrChange>
      </w:pPr>
      <w:del w:id="635" w:author="Dhananjay Kumar" w:date="2016-03-02T12:33:00Z">
        <w:r w:rsidDel="005A6563">
          <w:delText>To generate various types of letters/reports:</w:delText>
        </w:r>
      </w:del>
    </w:p>
    <w:p w:rsidR="00F44BF7" w:rsidDel="005A6563" w:rsidRDefault="00F44BF7">
      <w:pPr>
        <w:rPr>
          <w:del w:id="636" w:author="Dhananjay Kumar" w:date="2016-03-02T12:33:00Z"/>
        </w:rPr>
        <w:pPrChange w:id="637" w:author="Dhananjay Kumar" w:date="2016-03-02T12:35:00Z">
          <w:pPr>
            <w:pStyle w:val="ListParagraph"/>
            <w:numPr>
              <w:numId w:val="31"/>
            </w:numPr>
            <w:ind w:left="810" w:hanging="360"/>
            <w:jc w:val="both"/>
          </w:pPr>
        </w:pPrChange>
      </w:pPr>
      <w:del w:id="638" w:author="Dhananjay Kumar" w:date="2016-03-02T12:33:00Z">
        <w:r w:rsidDel="005A6563">
          <w:delText>T</w:delText>
        </w:r>
        <w:r w:rsidR="00C654D0" w:rsidDel="005A6563">
          <w:delText xml:space="preserve">ransfer </w:delText>
        </w:r>
        <w:r w:rsidDel="005A6563">
          <w:delText>M</w:delText>
        </w:r>
        <w:r w:rsidR="00C654D0" w:rsidDel="005A6563">
          <w:delText>emorandum</w:delText>
        </w:r>
        <w:r w:rsidDel="005A6563">
          <w:delText xml:space="preserve"> letter</w:delText>
        </w:r>
      </w:del>
    </w:p>
    <w:p w:rsidR="00F44BF7" w:rsidDel="005A6563" w:rsidRDefault="00F44BF7">
      <w:pPr>
        <w:rPr>
          <w:del w:id="639" w:author="Dhananjay Kumar" w:date="2016-03-02T12:33:00Z"/>
        </w:rPr>
        <w:pPrChange w:id="640" w:author="Dhananjay Kumar" w:date="2016-03-02T12:35:00Z">
          <w:pPr>
            <w:pStyle w:val="ListParagraph"/>
            <w:numPr>
              <w:numId w:val="31"/>
            </w:numPr>
            <w:ind w:left="810" w:hanging="360"/>
            <w:jc w:val="both"/>
          </w:pPr>
        </w:pPrChange>
      </w:pPr>
      <w:del w:id="641" w:author="Dhananjay Kumar" w:date="2016-03-02T12:33:00Z">
        <w:r w:rsidDel="005A6563">
          <w:delText>Mutation letter</w:delText>
        </w:r>
      </w:del>
    </w:p>
    <w:p w:rsidR="00F44BF7" w:rsidDel="005A6563" w:rsidRDefault="00F44BF7">
      <w:pPr>
        <w:rPr>
          <w:del w:id="642" w:author="Dhananjay Kumar" w:date="2016-03-02T12:33:00Z"/>
        </w:rPr>
        <w:pPrChange w:id="643" w:author="Dhananjay Kumar" w:date="2016-03-02T12:35:00Z">
          <w:pPr>
            <w:pStyle w:val="ListParagraph"/>
            <w:numPr>
              <w:numId w:val="31"/>
            </w:numPr>
            <w:ind w:left="810" w:hanging="360"/>
            <w:jc w:val="both"/>
          </w:pPr>
        </w:pPrChange>
      </w:pPr>
      <w:del w:id="644" w:author="Dhananjay Kumar" w:date="2016-03-02T12:33:00Z">
        <w:r w:rsidDel="005A6563">
          <w:delText>Mortgage letter</w:delText>
        </w:r>
      </w:del>
    </w:p>
    <w:p w:rsidR="007C3AFC" w:rsidDel="005A6563" w:rsidRDefault="00F44BF7">
      <w:pPr>
        <w:rPr>
          <w:del w:id="645" w:author="Dhananjay Kumar" w:date="2016-03-02T12:33:00Z"/>
        </w:rPr>
        <w:pPrChange w:id="646" w:author="Dhananjay Kumar" w:date="2016-03-02T12:35:00Z">
          <w:pPr>
            <w:pStyle w:val="ListParagraph"/>
            <w:numPr>
              <w:numId w:val="31"/>
            </w:numPr>
            <w:ind w:left="810" w:hanging="360"/>
            <w:jc w:val="both"/>
          </w:pPr>
        </w:pPrChange>
      </w:pPr>
      <w:del w:id="647" w:author="Dhananjay Kumar" w:date="2016-03-02T12:33:00Z">
        <w:r w:rsidDel="005A6563">
          <w:delText>Mutation letter</w:delText>
        </w:r>
      </w:del>
    </w:p>
    <w:p w:rsidR="007C3AFC" w:rsidDel="005A6563" w:rsidRDefault="007C3AFC">
      <w:pPr>
        <w:rPr>
          <w:del w:id="648" w:author="Dhananjay Kumar" w:date="2016-03-02T12:33:00Z"/>
        </w:rPr>
        <w:pPrChange w:id="649" w:author="Dhananjay Kumar" w:date="2016-03-02T12:35:00Z">
          <w:pPr>
            <w:pStyle w:val="ListParagraph"/>
            <w:numPr>
              <w:numId w:val="31"/>
            </w:numPr>
            <w:ind w:left="810" w:hanging="360"/>
            <w:jc w:val="both"/>
          </w:pPr>
        </w:pPrChange>
      </w:pPr>
      <w:del w:id="650" w:author="Dhananjay Kumar" w:date="2016-03-02T12:33:00Z">
        <w:r w:rsidDel="005A6563">
          <w:delText>Change of Constitution (CIC)</w:delText>
        </w:r>
      </w:del>
    </w:p>
    <w:p w:rsidR="00F44BF7" w:rsidDel="005A6563" w:rsidRDefault="00F44BF7">
      <w:pPr>
        <w:rPr>
          <w:del w:id="651" w:author="Dhananjay Kumar" w:date="2016-03-02T12:33:00Z"/>
        </w:rPr>
        <w:pPrChange w:id="652" w:author="Dhananjay Kumar" w:date="2016-03-02T12:35:00Z">
          <w:pPr>
            <w:pStyle w:val="ListParagraph"/>
            <w:numPr>
              <w:numId w:val="31"/>
            </w:numPr>
            <w:ind w:left="810" w:hanging="360"/>
            <w:jc w:val="both"/>
          </w:pPr>
        </w:pPrChange>
      </w:pPr>
      <w:del w:id="653" w:author="Dhananjay Kumar" w:date="2016-03-02T12:33:00Z">
        <w:r w:rsidDel="005A6563">
          <w:delText>Possession letter</w:delText>
        </w:r>
      </w:del>
    </w:p>
    <w:p w:rsidR="00F44BF7" w:rsidDel="005A6563" w:rsidRDefault="00F44BF7">
      <w:pPr>
        <w:rPr>
          <w:del w:id="654" w:author="Dhananjay Kumar" w:date="2016-03-02T12:33:00Z"/>
        </w:rPr>
        <w:pPrChange w:id="655" w:author="Dhananjay Kumar" w:date="2016-03-02T12:35:00Z">
          <w:pPr>
            <w:pStyle w:val="ListParagraph"/>
            <w:numPr>
              <w:numId w:val="31"/>
            </w:numPr>
            <w:ind w:left="810" w:hanging="360"/>
            <w:jc w:val="both"/>
          </w:pPr>
        </w:pPrChange>
      </w:pPr>
      <w:del w:id="656" w:author="Dhananjay Kumar" w:date="2016-03-02T12:33:00Z">
        <w:r w:rsidDel="005A6563">
          <w:delText>No Dues Certificate</w:delText>
        </w:r>
      </w:del>
    </w:p>
    <w:p w:rsidR="00F44BF7" w:rsidDel="005A6563" w:rsidRDefault="00F44BF7">
      <w:pPr>
        <w:rPr>
          <w:del w:id="657" w:author="Dhananjay Kumar" w:date="2016-03-02T12:33:00Z"/>
        </w:rPr>
        <w:pPrChange w:id="658" w:author="Dhananjay Kumar" w:date="2016-03-02T12:35:00Z">
          <w:pPr>
            <w:pStyle w:val="ListParagraph"/>
            <w:numPr>
              <w:numId w:val="31"/>
            </w:numPr>
            <w:ind w:left="810" w:hanging="360"/>
            <w:jc w:val="both"/>
          </w:pPr>
        </w:pPrChange>
      </w:pPr>
      <w:del w:id="659" w:author="Dhananjay Kumar" w:date="2016-03-02T12:33:00Z">
        <w:r w:rsidDel="005A6563">
          <w:delText>Extension letter</w:delText>
        </w:r>
      </w:del>
    </w:p>
    <w:p w:rsidR="00F44BF7" w:rsidDel="005A6563" w:rsidRDefault="00F44BF7">
      <w:pPr>
        <w:rPr>
          <w:del w:id="660" w:author="Dhananjay Kumar" w:date="2016-03-02T12:33:00Z"/>
        </w:rPr>
        <w:pPrChange w:id="661" w:author="Dhananjay Kumar" w:date="2016-03-02T12:35:00Z">
          <w:pPr>
            <w:pStyle w:val="ListParagraph"/>
            <w:numPr>
              <w:numId w:val="31"/>
            </w:numPr>
            <w:ind w:left="810" w:hanging="360"/>
            <w:jc w:val="both"/>
          </w:pPr>
        </w:pPrChange>
      </w:pPr>
      <w:del w:id="662" w:author="Dhananjay Kumar" w:date="2016-03-02T12:33:00Z">
        <w:r w:rsidDel="005A6563">
          <w:delText>Succession letter</w:delText>
        </w:r>
      </w:del>
    </w:p>
    <w:p w:rsidR="00F44BF7" w:rsidDel="005A6563" w:rsidRDefault="00F44BF7">
      <w:pPr>
        <w:rPr>
          <w:del w:id="663" w:author="Dhananjay Kumar" w:date="2016-03-02T12:33:00Z"/>
        </w:rPr>
        <w:pPrChange w:id="664" w:author="Dhananjay Kumar" w:date="2016-03-02T12:35:00Z">
          <w:pPr>
            <w:pStyle w:val="ListParagraph"/>
            <w:numPr>
              <w:numId w:val="30"/>
            </w:numPr>
            <w:ind w:hanging="360"/>
            <w:jc w:val="both"/>
          </w:pPr>
        </w:pPrChange>
      </w:pPr>
      <w:del w:id="665" w:author="Dhananjay Kumar" w:date="2016-03-02T12:33:00Z">
        <w:r w:rsidDel="005A6563">
          <w:delText xml:space="preserve">To </w:delText>
        </w:r>
        <w:r w:rsidR="00F80C2C" w:rsidDel="005A6563">
          <w:delText xml:space="preserve">send SMS/Email/letter as required to </w:delText>
        </w:r>
        <w:r w:rsidR="00A0227B" w:rsidDel="005A6563">
          <w:delText>allottee</w:delText>
        </w:r>
        <w:r w:rsidR="00F80C2C" w:rsidDel="005A6563">
          <w:delText>s.</w:delText>
        </w:r>
      </w:del>
    </w:p>
    <w:p w:rsidR="00F80C2C" w:rsidDel="005A6563" w:rsidRDefault="00F80C2C">
      <w:pPr>
        <w:rPr>
          <w:del w:id="666" w:author="Dhananjay Kumar" w:date="2016-03-02T12:33:00Z"/>
        </w:rPr>
        <w:pPrChange w:id="667" w:author="Dhananjay Kumar" w:date="2016-03-02T12:35:00Z">
          <w:pPr>
            <w:pStyle w:val="ListParagraph"/>
            <w:numPr>
              <w:numId w:val="30"/>
            </w:numPr>
            <w:ind w:hanging="360"/>
            <w:jc w:val="both"/>
          </w:pPr>
        </w:pPrChange>
      </w:pPr>
      <w:del w:id="668" w:author="Dhananjay Kumar" w:date="2016-03-02T12:33:00Z">
        <w:r w:rsidDel="005A6563">
          <w:delText>To integrate with Accounts Department.</w:delText>
        </w:r>
      </w:del>
    </w:p>
    <w:p w:rsidR="00F80C2C" w:rsidDel="005A6563" w:rsidRDefault="00F80C2C">
      <w:pPr>
        <w:rPr>
          <w:del w:id="669" w:author="Dhananjay Kumar" w:date="2016-03-02T12:35:00Z"/>
        </w:rPr>
        <w:pPrChange w:id="670" w:author="Dhananjay Kumar" w:date="2016-03-02T12:35:00Z">
          <w:pPr>
            <w:pStyle w:val="ListParagraph"/>
            <w:jc w:val="both"/>
          </w:pPr>
        </w:pPrChange>
      </w:pPr>
    </w:p>
    <w:p w:rsidR="0082051A" w:rsidRPr="00EF61E0" w:rsidDel="005A6563" w:rsidRDefault="0082051A" w:rsidP="00EF61E0">
      <w:pPr>
        <w:jc w:val="both"/>
        <w:rPr>
          <w:del w:id="671" w:author="Dhananjay Kumar" w:date="2016-03-02T12:35:00Z"/>
          <w:u w:val="single"/>
        </w:rPr>
      </w:pPr>
    </w:p>
    <w:p w:rsidR="00406D8F" w:rsidRDefault="00406D8F" w:rsidP="00EF61E0">
      <w:pPr>
        <w:pStyle w:val="Heading1"/>
        <w:rPr>
          <w:b/>
          <w:sz w:val="24"/>
          <w:szCs w:val="24"/>
          <w:u w:val="single"/>
        </w:rPr>
      </w:pPr>
      <w:bookmarkStart w:id="672" w:name="_Toc440279619"/>
      <w:bookmarkStart w:id="673" w:name="_Toc444803791"/>
      <w:r w:rsidRPr="00406D8F">
        <w:rPr>
          <w:b/>
          <w:sz w:val="24"/>
          <w:szCs w:val="24"/>
          <w:u w:val="single"/>
        </w:rPr>
        <w:t xml:space="preserve">User </w:t>
      </w:r>
      <w:bookmarkEnd w:id="672"/>
      <w:r w:rsidR="00E73F47">
        <w:rPr>
          <w:b/>
          <w:sz w:val="24"/>
          <w:szCs w:val="24"/>
          <w:u w:val="single"/>
        </w:rPr>
        <w:t xml:space="preserve">&amp; </w:t>
      </w:r>
      <w:r w:rsidR="005729D4">
        <w:rPr>
          <w:b/>
          <w:sz w:val="24"/>
          <w:szCs w:val="24"/>
          <w:u w:val="single"/>
        </w:rPr>
        <w:t>Roles</w:t>
      </w:r>
      <w:bookmarkEnd w:id="673"/>
    </w:p>
    <w:p w:rsidR="00EF61E0" w:rsidRPr="00EF61E0" w:rsidRDefault="00EF61E0" w:rsidP="00EF61E0"/>
    <w:p w:rsidR="00874E9B" w:rsidRDefault="00874E9B" w:rsidP="00874E9B">
      <w:r w:rsidRPr="00874E9B">
        <w:t xml:space="preserve">The functioning of the department is classified on the basis of the below specified </w:t>
      </w:r>
      <w:r w:rsidR="00667D39">
        <w:t xml:space="preserve">roles under the </w:t>
      </w:r>
      <w:r w:rsidR="00E73F47">
        <w:t>industrial</w:t>
      </w:r>
      <w:r w:rsidR="00667D39">
        <w:t xml:space="preserve"> department</w:t>
      </w:r>
      <w:r w:rsidRPr="00874E9B">
        <w:t>:</w:t>
      </w:r>
    </w:p>
    <w:p w:rsidR="00874E9B" w:rsidRDefault="005729D4" w:rsidP="00874E9B">
      <w:pPr>
        <w:pStyle w:val="ListParagraph"/>
        <w:numPr>
          <w:ilvl w:val="0"/>
          <w:numId w:val="1"/>
        </w:numPr>
        <w:rPr>
          <w:b/>
        </w:rPr>
      </w:pPr>
      <w:r>
        <w:rPr>
          <w:b/>
        </w:rPr>
        <w:t>Desk Officer</w:t>
      </w:r>
      <w:r w:rsidR="00130D08">
        <w:rPr>
          <w:b/>
        </w:rPr>
        <w:t>/Department Head</w:t>
      </w:r>
    </w:p>
    <w:p w:rsidR="00874E9B" w:rsidRDefault="00E73F47" w:rsidP="00874E9B">
      <w:pPr>
        <w:pStyle w:val="ListParagraph"/>
        <w:jc w:val="both"/>
      </w:pPr>
      <w:r>
        <w:t xml:space="preserve">This is a </w:t>
      </w:r>
      <w:r w:rsidR="00FA7E2B">
        <w:t>key role</w:t>
      </w:r>
      <w:r w:rsidR="00874E9B">
        <w:t xml:space="preserve"> whose prime responsibility is to </w:t>
      </w:r>
      <w:r>
        <w:t xml:space="preserve">look after each and every business process within a department. This user would review the </w:t>
      </w:r>
      <w:r w:rsidR="00A0227B">
        <w:t>allottee</w:t>
      </w:r>
      <w:r>
        <w:t xml:space="preserve">’s requests and give his approval/rejection as per the guidelines/rules laid by the authority. </w:t>
      </w:r>
    </w:p>
    <w:p w:rsidR="00FA7E2B" w:rsidRDefault="00FA7E2B" w:rsidP="00874E9B">
      <w:pPr>
        <w:pStyle w:val="ListParagraph"/>
        <w:jc w:val="both"/>
      </w:pPr>
    </w:p>
    <w:p w:rsidR="00874E9B" w:rsidRPr="00874E9B" w:rsidRDefault="00DF7F05" w:rsidP="00874E9B">
      <w:pPr>
        <w:pStyle w:val="ListParagraph"/>
        <w:numPr>
          <w:ilvl w:val="0"/>
          <w:numId w:val="1"/>
        </w:numPr>
        <w:rPr>
          <w:b/>
        </w:rPr>
      </w:pPr>
      <w:r>
        <w:rPr>
          <w:b/>
        </w:rPr>
        <w:t>Department Assistant</w:t>
      </w:r>
    </w:p>
    <w:p w:rsidR="005E0D8A" w:rsidRDefault="00DF7F05" w:rsidP="005E0D8A">
      <w:pPr>
        <w:pStyle w:val="ListParagraph"/>
        <w:jc w:val="both"/>
      </w:pPr>
      <w:r>
        <w:t>This user</w:t>
      </w:r>
      <w:r w:rsidR="00874E9B">
        <w:t xml:space="preserve"> is involved in processing property request</w:t>
      </w:r>
      <w:r w:rsidR="00E363E6">
        <w:t>s</w:t>
      </w:r>
      <w:r w:rsidR="00874E9B">
        <w:t xml:space="preserve"> received from the </w:t>
      </w:r>
      <w:r w:rsidR="00A0227B">
        <w:t>allottee</w:t>
      </w:r>
      <w:r w:rsidR="00874E9B">
        <w:t>.</w:t>
      </w:r>
      <w:r w:rsidR="00E363E6">
        <w:t xml:space="preserve"> This user would feed </w:t>
      </w:r>
      <w:r w:rsidR="00A0227B">
        <w:t>allottee</w:t>
      </w:r>
      <w:r w:rsidR="00E363E6">
        <w:t xml:space="preserve">’s requests and other related details into the system. This user would also forward </w:t>
      </w:r>
      <w:r w:rsidR="00A0227B">
        <w:t>allottee</w:t>
      </w:r>
      <w:r w:rsidR="00E363E6">
        <w:t>’s request to the department head for his review.</w:t>
      </w:r>
    </w:p>
    <w:p w:rsidR="005E0D8A" w:rsidRPr="002744E0" w:rsidRDefault="005E0D8A" w:rsidP="005E0D8A">
      <w:pPr>
        <w:pStyle w:val="ListParagraph"/>
        <w:jc w:val="both"/>
      </w:pPr>
    </w:p>
    <w:p w:rsidR="00874E9B" w:rsidRPr="00874E9B" w:rsidRDefault="00A0227B" w:rsidP="00874E9B">
      <w:pPr>
        <w:pStyle w:val="ListParagraph"/>
        <w:numPr>
          <w:ilvl w:val="0"/>
          <w:numId w:val="1"/>
        </w:numPr>
        <w:rPr>
          <w:b/>
        </w:rPr>
      </w:pPr>
      <w:r>
        <w:rPr>
          <w:b/>
        </w:rPr>
        <w:t>Allottee</w:t>
      </w:r>
      <w:r w:rsidR="00E363E6">
        <w:rPr>
          <w:b/>
        </w:rPr>
        <w:t xml:space="preserve"> </w:t>
      </w:r>
      <w:r w:rsidR="007C3AFC">
        <w:rPr>
          <w:b/>
        </w:rPr>
        <w:t>(Property Owner)</w:t>
      </w:r>
    </w:p>
    <w:p w:rsidR="0087542A" w:rsidRDefault="00E363E6" w:rsidP="00871966">
      <w:pPr>
        <w:pStyle w:val="ListParagraph"/>
        <w:jc w:val="both"/>
        <w:rPr>
          <w:b/>
        </w:rPr>
      </w:pPr>
      <w:r>
        <w:t xml:space="preserve">This user </w:t>
      </w:r>
      <w:r w:rsidR="00874E9B">
        <w:t xml:space="preserve">is involved in each activity of the property process model and </w:t>
      </w:r>
      <w:r w:rsidR="00E73D11">
        <w:t xml:space="preserve">is </w:t>
      </w:r>
      <w:r w:rsidR="00874E9B">
        <w:t xml:space="preserve">responsible for submitting the </w:t>
      </w:r>
      <w:r w:rsidR="00E73D11">
        <w:t>requests along with required documents</w:t>
      </w:r>
      <w:r w:rsidR="00B017C3">
        <w:t xml:space="preserve"> </w:t>
      </w:r>
      <w:r w:rsidR="00FA7E2B">
        <w:t xml:space="preserve">to the </w:t>
      </w:r>
      <w:r>
        <w:t xml:space="preserve">department </w:t>
      </w:r>
      <w:r w:rsidR="00FA7E2B">
        <w:t>assistant</w:t>
      </w:r>
      <w:r>
        <w:t>.</w:t>
      </w: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Pr="004857DB" w:rsidRDefault="004B50E3" w:rsidP="004857DB">
      <w:pPr>
        <w:pStyle w:val="Heading1"/>
        <w:jc w:val="center"/>
        <w:rPr>
          <w:b/>
        </w:rPr>
      </w:pPr>
      <w:bookmarkStart w:id="674" w:name="_Toc444803792"/>
      <w:r>
        <w:rPr>
          <w:b/>
        </w:rPr>
        <w:lastRenderedPageBreak/>
        <w:t>Industrial</w:t>
      </w:r>
      <w:r w:rsidR="005904B1" w:rsidRPr="004857DB">
        <w:rPr>
          <w:b/>
        </w:rPr>
        <w:t xml:space="preserve"> – Complete Process</w:t>
      </w:r>
      <w:bookmarkEnd w:id="674"/>
    </w:p>
    <w:p w:rsidR="0093526A" w:rsidRDefault="00AC2A4F" w:rsidP="005904B1">
      <w:pPr>
        <w:jc w:val="center"/>
        <w:rPr>
          <w:b/>
          <w:u w:val="single"/>
        </w:rPr>
      </w:pPr>
      <w:r w:rsidRPr="00AC2A4F">
        <w:rPr>
          <w:b/>
          <w:noProof/>
          <w:u w:val="single"/>
          <w:lang w:bidi="hi-IN"/>
        </w:rPr>
        <w:drawing>
          <wp:anchor distT="0" distB="0" distL="114300" distR="114300" simplePos="0" relativeHeight="251658240" behindDoc="1" locked="0" layoutInCell="1" allowOverlap="1" wp14:anchorId="0D4AC496" wp14:editId="086458C1">
            <wp:simplePos x="0" y="0"/>
            <wp:positionH relativeFrom="margin">
              <wp:posOffset>-797560</wp:posOffset>
            </wp:positionH>
            <wp:positionV relativeFrom="paragraph">
              <wp:posOffset>608330</wp:posOffset>
            </wp:positionV>
            <wp:extent cx="10486390" cy="4401820"/>
            <wp:effectExtent l="0" t="0" r="0" b="0"/>
            <wp:wrapSquare wrapText="bothSides"/>
            <wp:docPr id="18" name="Picture 18" descr="C:\Users\gdutta\Desktop\Noida - PMS\Departments\Industrial New\Industr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Desktop\Noida - PMS\Departments\Industrial New\Industri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8639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526A" w:rsidRDefault="0093526A" w:rsidP="005904B1">
      <w:pPr>
        <w:jc w:val="center"/>
        <w:rPr>
          <w:b/>
          <w:u w:val="single"/>
        </w:rPr>
        <w:sectPr w:rsidR="0093526A" w:rsidSect="0093526A">
          <w:pgSz w:w="16834" w:h="11909" w:orient="landscape" w:code="9"/>
          <w:pgMar w:top="1152" w:right="1440" w:bottom="1152" w:left="1440" w:header="720" w:footer="720" w:gutter="0"/>
          <w:cols w:space="720"/>
          <w:docGrid w:linePitch="360"/>
        </w:sectPr>
      </w:pPr>
    </w:p>
    <w:p w:rsidR="005904B1" w:rsidRPr="00923197" w:rsidRDefault="005904B1" w:rsidP="00923197">
      <w:pPr>
        <w:rPr>
          <w:u w:val="single"/>
        </w:rPr>
      </w:pPr>
    </w:p>
    <w:p w:rsidR="00C852B3" w:rsidRPr="00845092" w:rsidRDefault="002F78B4" w:rsidP="000D02C9">
      <w:pPr>
        <w:pStyle w:val="Heading2"/>
        <w:numPr>
          <w:ilvl w:val="0"/>
          <w:numId w:val="2"/>
        </w:numPr>
        <w:rPr>
          <w:b/>
          <w:sz w:val="24"/>
          <w:szCs w:val="24"/>
          <w:u w:val="single"/>
        </w:rPr>
      </w:pPr>
      <w:bookmarkStart w:id="675" w:name="_Toc444803793"/>
      <w:r w:rsidRPr="00F00FC1">
        <w:rPr>
          <w:b/>
          <w:sz w:val="24"/>
          <w:szCs w:val="24"/>
          <w:u w:val="single"/>
        </w:rPr>
        <w:t xml:space="preserve">Allotment </w:t>
      </w:r>
      <w:r w:rsidR="006A2C5A">
        <w:rPr>
          <w:b/>
          <w:sz w:val="24"/>
          <w:szCs w:val="24"/>
          <w:u w:val="single"/>
        </w:rPr>
        <w:t>Process</w:t>
      </w:r>
      <w:bookmarkEnd w:id="675"/>
    </w:p>
    <w:p w:rsidR="00607283" w:rsidRPr="00845092" w:rsidRDefault="005E068C" w:rsidP="00845092">
      <w:pPr>
        <w:jc w:val="both"/>
      </w:pPr>
      <w:r>
        <w:t xml:space="preserve">The allotment process involves the allotment of the respective industrial property under a particular scheme to the successful applicant or allottee. </w:t>
      </w:r>
      <w:r w:rsidR="003A7022">
        <w:t xml:space="preserve">The allotment can be done by </w:t>
      </w:r>
      <w:r w:rsidR="00845092">
        <w:t>various processes such as Draw-based, Open-Ended etc. The system also has provisions to accommodate other processes, such as Tender-based, for the allotment of industrial properties in future.</w:t>
      </w:r>
    </w:p>
    <w:p w:rsidR="000D02C9" w:rsidRDefault="00661209" w:rsidP="000D02C9">
      <w:r w:rsidRPr="00661209">
        <w:rPr>
          <w:noProof/>
          <w:lang w:bidi="hi-IN"/>
        </w:rPr>
        <w:drawing>
          <wp:anchor distT="0" distB="0" distL="114300" distR="114300" simplePos="0" relativeHeight="251675648" behindDoc="1" locked="0" layoutInCell="1" allowOverlap="1" wp14:anchorId="521C2771" wp14:editId="1D2201E7">
            <wp:simplePos x="0" y="0"/>
            <wp:positionH relativeFrom="margin">
              <wp:align>left</wp:align>
            </wp:positionH>
            <wp:positionV relativeFrom="paragraph">
              <wp:posOffset>217170</wp:posOffset>
            </wp:positionV>
            <wp:extent cx="6099175" cy="6315710"/>
            <wp:effectExtent l="0" t="0" r="0" b="8890"/>
            <wp:wrapTight wrapText="bothSides">
              <wp:wrapPolygon edited="0">
                <wp:start x="0" y="0"/>
                <wp:lineTo x="0" y="21565"/>
                <wp:lineTo x="21521" y="21565"/>
                <wp:lineTo x="21521" y="0"/>
                <wp:lineTo x="0" y="0"/>
              </wp:wrapPolygon>
            </wp:wrapTight>
            <wp:docPr id="26" name="Picture 26" descr="C:\Users\gdutta\Desktop\Industr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utta\Desktop\Industr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175" cy="6315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F549A" w:rsidRDefault="002F549A" w:rsidP="000D02C9"/>
    <w:p w:rsidR="00CE3197" w:rsidRDefault="00CE3197" w:rsidP="000D02C9"/>
    <w:p w:rsidR="00CE3197" w:rsidRDefault="00CE3197" w:rsidP="000D02C9"/>
    <w:p w:rsidR="001F768E" w:rsidRDefault="00CE3197" w:rsidP="008F19E4">
      <w:pPr>
        <w:pStyle w:val="Heading3"/>
        <w:numPr>
          <w:ilvl w:val="1"/>
          <w:numId w:val="14"/>
        </w:numPr>
        <w:rPr>
          <w:b/>
          <w:sz w:val="22"/>
          <w:szCs w:val="22"/>
        </w:rPr>
      </w:pPr>
      <w:del w:id="676" w:author="Dhananjay Kumar" w:date="2016-03-02T09:36:00Z">
        <w:r w:rsidRPr="00CE3197" w:rsidDel="00B73208">
          <w:rPr>
            <w:b/>
            <w:sz w:val="22"/>
            <w:szCs w:val="22"/>
          </w:rPr>
          <w:lastRenderedPageBreak/>
          <w:delText xml:space="preserve">Scheme </w:delText>
        </w:r>
      </w:del>
      <w:bookmarkStart w:id="677" w:name="_Toc444803794"/>
      <w:ins w:id="678" w:author="Dhananjay Kumar" w:date="2016-03-02T09:36:00Z">
        <w:r w:rsidR="00B73208">
          <w:rPr>
            <w:b/>
            <w:sz w:val="22"/>
            <w:szCs w:val="22"/>
          </w:rPr>
          <w:t>Manage Scheme</w:t>
        </w:r>
        <w:bookmarkEnd w:id="677"/>
        <w:r w:rsidR="00B73208" w:rsidRPr="00CE3197">
          <w:rPr>
            <w:b/>
            <w:sz w:val="22"/>
            <w:szCs w:val="22"/>
          </w:rPr>
          <w:t xml:space="preserve"> </w:t>
        </w:r>
      </w:ins>
      <w:del w:id="679" w:author="Dhananjay Kumar" w:date="2016-03-02T09:36:00Z">
        <w:r w:rsidRPr="00CE3197" w:rsidDel="00B73208">
          <w:rPr>
            <w:b/>
            <w:sz w:val="22"/>
            <w:szCs w:val="22"/>
          </w:rPr>
          <w:delText>Creation</w:delText>
        </w:r>
      </w:del>
    </w:p>
    <w:p w:rsidR="00C26ED9" w:rsidRDefault="00B73208">
      <w:pPr>
        <w:rPr>
          <w:ins w:id="680" w:author="Dhananjay Kumar" w:date="2016-03-02T09:38:00Z"/>
          <w:rStyle w:val="Emphasis"/>
          <w:i w:val="0"/>
        </w:rPr>
        <w:pPrChange w:id="681" w:author="Dhananjay Kumar" w:date="2016-03-02T09:36:00Z">
          <w:pPr>
            <w:pStyle w:val="ListParagraph"/>
            <w:numPr>
              <w:numId w:val="15"/>
            </w:numPr>
            <w:ind w:left="1710" w:hanging="360"/>
          </w:pPr>
        </w:pPrChange>
      </w:pPr>
      <w:ins w:id="682" w:author="Dhananjay Kumar" w:date="2016-03-02T09:37:00Z">
        <w:r>
          <w:rPr>
            <w:rStyle w:val="Emphasis"/>
            <w:i w:val="0"/>
          </w:rPr>
          <w:t xml:space="preserve">A scheme consist of set of properties that need to be allocated for various reasons. </w:t>
        </w:r>
      </w:ins>
      <w:ins w:id="683" w:author="Dhananjay Kumar" w:date="2016-03-02T09:38:00Z">
        <w:r w:rsidR="00C26ED9">
          <w:rPr>
            <w:rStyle w:val="Emphasis"/>
            <w:i w:val="0"/>
          </w:rPr>
          <w:t>New system will have interface to manage schemes. Key functionalit</w:t>
        </w:r>
      </w:ins>
      <w:ins w:id="684" w:author="Dhananjay Kumar" w:date="2016-03-02T10:20:00Z">
        <w:r w:rsidR="00A82971">
          <w:rPr>
            <w:rStyle w:val="Emphasis"/>
            <w:i w:val="0"/>
          </w:rPr>
          <w:t>ies</w:t>
        </w:r>
      </w:ins>
      <w:ins w:id="685" w:author="Dhananjay Kumar" w:date="2016-03-02T09:38:00Z">
        <w:r w:rsidR="00A82971">
          <w:rPr>
            <w:rStyle w:val="Emphasis"/>
            <w:i w:val="0"/>
          </w:rPr>
          <w:t xml:space="preserve"> of this process are as</w:t>
        </w:r>
        <w:r w:rsidR="00C26ED9">
          <w:rPr>
            <w:rStyle w:val="Emphasis"/>
            <w:i w:val="0"/>
          </w:rPr>
          <w:t xml:space="preserve"> follow:</w:t>
        </w:r>
      </w:ins>
    </w:p>
    <w:p w:rsidR="00C26ED9" w:rsidRPr="00807377" w:rsidRDefault="00C26ED9">
      <w:pPr>
        <w:pStyle w:val="ListParagraph"/>
        <w:numPr>
          <w:ilvl w:val="2"/>
          <w:numId w:val="37"/>
        </w:numPr>
        <w:ind w:left="1620" w:hanging="720"/>
        <w:rPr>
          <w:ins w:id="686" w:author="Dhananjay Kumar" w:date="2016-03-02T09:39:00Z"/>
          <w:rStyle w:val="Emphasis"/>
          <w:i w:val="0"/>
        </w:rPr>
        <w:pPrChange w:id="687" w:author="Dhananjay Kumar" w:date="2016-03-02T11:55:00Z">
          <w:pPr>
            <w:pStyle w:val="ListParagraph"/>
            <w:numPr>
              <w:numId w:val="15"/>
            </w:numPr>
            <w:ind w:left="1710" w:hanging="360"/>
          </w:pPr>
        </w:pPrChange>
      </w:pPr>
      <w:ins w:id="688" w:author="Dhananjay Kumar" w:date="2016-03-02T09:47:00Z">
        <w:r>
          <w:rPr>
            <w:rStyle w:val="Emphasis"/>
            <w:i w:val="0"/>
          </w:rPr>
          <w:t xml:space="preserve"> </w:t>
        </w:r>
      </w:ins>
      <w:ins w:id="689" w:author="Dhananjay Kumar" w:date="2016-03-02T09:39:00Z">
        <w:r w:rsidRPr="004A1050">
          <w:rPr>
            <w:rStyle w:val="Emphasis"/>
            <w:i w:val="0"/>
          </w:rPr>
          <w:t>Add</w:t>
        </w:r>
      </w:ins>
      <w:ins w:id="690" w:author="Dhananjay Kumar" w:date="2016-03-02T11:54:00Z">
        <w:r w:rsidR="00807377">
          <w:rPr>
            <w:rStyle w:val="Emphasis"/>
            <w:i w:val="0"/>
          </w:rPr>
          <w:t>/Edit/Delete</w:t>
        </w:r>
      </w:ins>
      <w:ins w:id="691" w:author="Dhananjay Kumar" w:date="2016-03-02T09:39:00Z">
        <w:r w:rsidRPr="004A1050">
          <w:rPr>
            <w:rStyle w:val="Emphasis"/>
            <w:i w:val="0"/>
          </w:rPr>
          <w:t xml:space="preserve"> a Scheme</w:t>
        </w:r>
      </w:ins>
      <w:ins w:id="692" w:author="Dhananjay Kumar" w:date="2016-03-02T09:47:00Z">
        <w:r>
          <w:rPr>
            <w:rStyle w:val="Emphasis"/>
            <w:i w:val="0"/>
          </w:rPr>
          <w:t xml:space="preserve"> </w:t>
        </w:r>
      </w:ins>
    </w:p>
    <w:p w:rsidR="00C26ED9" w:rsidRPr="004A1050" w:rsidRDefault="00C26ED9">
      <w:pPr>
        <w:pStyle w:val="ListParagraph"/>
        <w:numPr>
          <w:ilvl w:val="2"/>
          <w:numId w:val="37"/>
        </w:numPr>
        <w:ind w:left="1620" w:hanging="720"/>
        <w:rPr>
          <w:ins w:id="693" w:author="Dhananjay Kumar" w:date="2016-03-02T09:39:00Z"/>
          <w:rStyle w:val="Emphasis"/>
          <w:i w:val="0"/>
        </w:rPr>
        <w:pPrChange w:id="694" w:author="Dhananjay Kumar" w:date="2016-03-02T09:41:00Z">
          <w:pPr>
            <w:pStyle w:val="ListParagraph"/>
            <w:numPr>
              <w:numId w:val="15"/>
            </w:numPr>
            <w:ind w:left="1710" w:hanging="360"/>
          </w:pPr>
        </w:pPrChange>
      </w:pPr>
      <w:ins w:id="695" w:author="Dhananjay Kumar" w:date="2016-03-02T09:47:00Z">
        <w:r>
          <w:rPr>
            <w:rStyle w:val="Emphasis"/>
            <w:i w:val="0"/>
          </w:rPr>
          <w:t xml:space="preserve"> </w:t>
        </w:r>
      </w:ins>
      <w:ins w:id="696" w:author="Dhananjay Kumar" w:date="2016-03-02T09:39:00Z">
        <w:r w:rsidRPr="004A1050">
          <w:rPr>
            <w:rStyle w:val="Emphasis"/>
            <w:i w:val="0"/>
          </w:rPr>
          <w:t>Activate/Deactivate a scheme</w:t>
        </w:r>
      </w:ins>
    </w:p>
    <w:p w:rsidR="00C26ED9" w:rsidRPr="004A1050" w:rsidRDefault="00C26ED9">
      <w:pPr>
        <w:pStyle w:val="ListParagraph"/>
        <w:numPr>
          <w:ilvl w:val="2"/>
          <w:numId w:val="37"/>
        </w:numPr>
        <w:ind w:left="1620" w:hanging="720"/>
        <w:rPr>
          <w:ins w:id="697" w:author="Dhananjay Kumar" w:date="2016-03-02T09:39:00Z"/>
          <w:rStyle w:val="Emphasis"/>
          <w:i w:val="0"/>
        </w:rPr>
        <w:pPrChange w:id="698" w:author="Dhananjay Kumar" w:date="2016-03-02T09:41:00Z">
          <w:pPr>
            <w:pStyle w:val="ListParagraph"/>
            <w:numPr>
              <w:numId w:val="15"/>
            </w:numPr>
            <w:ind w:left="1710" w:hanging="360"/>
          </w:pPr>
        </w:pPrChange>
      </w:pPr>
      <w:ins w:id="699" w:author="Dhananjay Kumar" w:date="2016-03-02T09:47:00Z">
        <w:r>
          <w:rPr>
            <w:rStyle w:val="Emphasis"/>
            <w:i w:val="0"/>
          </w:rPr>
          <w:t xml:space="preserve"> </w:t>
        </w:r>
      </w:ins>
      <w:ins w:id="700" w:author="Dhananjay Kumar" w:date="2016-03-02T09:39:00Z">
        <w:r w:rsidRPr="004A1050">
          <w:rPr>
            <w:rStyle w:val="Emphasis"/>
            <w:i w:val="0"/>
          </w:rPr>
          <w:t>View list of Schemes.</w:t>
        </w:r>
      </w:ins>
    </w:p>
    <w:p w:rsidR="00C26ED9" w:rsidRPr="004A1050" w:rsidRDefault="00C26ED9">
      <w:pPr>
        <w:pStyle w:val="ListParagraph"/>
        <w:numPr>
          <w:ilvl w:val="2"/>
          <w:numId w:val="37"/>
        </w:numPr>
        <w:ind w:left="1620" w:hanging="720"/>
        <w:rPr>
          <w:ins w:id="701" w:author="Dhananjay Kumar" w:date="2016-03-02T09:39:00Z"/>
          <w:rStyle w:val="Emphasis"/>
          <w:i w:val="0"/>
        </w:rPr>
        <w:pPrChange w:id="702" w:author="Dhananjay Kumar" w:date="2016-03-02T09:41:00Z">
          <w:pPr>
            <w:pStyle w:val="ListParagraph"/>
            <w:numPr>
              <w:numId w:val="15"/>
            </w:numPr>
            <w:ind w:left="1710" w:hanging="360"/>
          </w:pPr>
        </w:pPrChange>
      </w:pPr>
      <w:ins w:id="703" w:author="Dhananjay Kumar" w:date="2016-03-02T09:47:00Z">
        <w:r>
          <w:rPr>
            <w:rStyle w:val="Emphasis"/>
            <w:i w:val="0"/>
          </w:rPr>
          <w:t xml:space="preserve"> </w:t>
        </w:r>
      </w:ins>
      <w:ins w:id="704" w:author="Dhananjay Kumar" w:date="2016-03-02T09:39:00Z">
        <w:r w:rsidRPr="004A1050">
          <w:rPr>
            <w:rStyle w:val="Emphasis"/>
            <w:i w:val="0"/>
          </w:rPr>
          <w:t>Add properties to scheme</w:t>
        </w:r>
      </w:ins>
    </w:p>
    <w:p w:rsidR="00C26ED9" w:rsidRPr="004A1050" w:rsidRDefault="00C26ED9">
      <w:pPr>
        <w:pStyle w:val="ListParagraph"/>
        <w:numPr>
          <w:ilvl w:val="2"/>
          <w:numId w:val="37"/>
        </w:numPr>
        <w:ind w:left="1620" w:hanging="720"/>
        <w:rPr>
          <w:ins w:id="705" w:author="Dhananjay Kumar" w:date="2016-03-02T09:39:00Z"/>
          <w:rStyle w:val="Emphasis"/>
          <w:i w:val="0"/>
        </w:rPr>
        <w:pPrChange w:id="706" w:author="Dhananjay Kumar" w:date="2016-03-02T09:41:00Z">
          <w:pPr>
            <w:pStyle w:val="ListParagraph"/>
            <w:numPr>
              <w:numId w:val="15"/>
            </w:numPr>
            <w:ind w:left="1710" w:hanging="360"/>
          </w:pPr>
        </w:pPrChange>
      </w:pPr>
      <w:ins w:id="707" w:author="Dhananjay Kumar" w:date="2016-03-02T09:47:00Z">
        <w:r>
          <w:rPr>
            <w:rStyle w:val="Emphasis"/>
            <w:i w:val="0"/>
          </w:rPr>
          <w:t xml:space="preserve"> </w:t>
        </w:r>
      </w:ins>
      <w:ins w:id="708" w:author="Dhananjay Kumar" w:date="2016-03-02T09:39:00Z">
        <w:r w:rsidRPr="004A1050">
          <w:rPr>
            <w:rStyle w:val="Emphasis"/>
            <w:i w:val="0"/>
          </w:rPr>
          <w:t>Bulk upload the property data to scheme</w:t>
        </w:r>
      </w:ins>
    </w:p>
    <w:p w:rsidR="00C26ED9" w:rsidRDefault="00C26ED9">
      <w:pPr>
        <w:pStyle w:val="ListParagraph"/>
        <w:numPr>
          <w:ilvl w:val="2"/>
          <w:numId w:val="37"/>
        </w:numPr>
        <w:ind w:left="1620" w:hanging="720"/>
        <w:rPr>
          <w:ins w:id="709" w:author="Dhananjay Kumar" w:date="2016-03-02T09:45:00Z"/>
          <w:rStyle w:val="Emphasis"/>
          <w:i w:val="0"/>
        </w:rPr>
        <w:pPrChange w:id="710" w:author="Dhananjay Kumar" w:date="2016-03-02T09:41:00Z">
          <w:pPr>
            <w:pStyle w:val="ListParagraph"/>
            <w:numPr>
              <w:numId w:val="15"/>
            </w:numPr>
            <w:ind w:left="1710" w:hanging="360"/>
          </w:pPr>
        </w:pPrChange>
      </w:pPr>
      <w:ins w:id="711" w:author="Dhananjay Kumar" w:date="2016-03-02T09:47:00Z">
        <w:r>
          <w:rPr>
            <w:rStyle w:val="Emphasis"/>
            <w:i w:val="0"/>
          </w:rPr>
          <w:t xml:space="preserve"> </w:t>
        </w:r>
      </w:ins>
      <w:ins w:id="712" w:author="Dhananjay Kumar" w:date="2016-03-02T09:40:00Z">
        <w:r w:rsidRPr="004A1050">
          <w:rPr>
            <w:rStyle w:val="Emphasis"/>
            <w:i w:val="0"/>
          </w:rPr>
          <w:t>Detach property from a scheme</w:t>
        </w:r>
      </w:ins>
    </w:p>
    <w:p w:rsidR="004D3DE0" w:rsidRDefault="00C26ED9">
      <w:pPr>
        <w:pStyle w:val="ListParagraph"/>
        <w:numPr>
          <w:ilvl w:val="2"/>
          <w:numId w:val="37"/>
        </w:numPr>
        <w:ind w:left="1620" w:hanging="720"/>
        <w:rPr>
          <w:ins w:id="713" w:author="Dhananjay Kumar" w:date="2016-03-02T10:04:00Z"/>
          <w:rStyle w:val="Emphasis"/>
          <w:i w:val="0"/>
        </w:rPr>
        <w:pPrChange w:id="714" w:author="Dhananjay Kumar" w:date="2016-03-02T09:41:00Z">
          <w:pPr>
            <w:pStyle w:val="ListParagraph"/>
            <w:numPr>
              <w:numId w:val="15"/>
            </w:numPr>
            <w:ind w:left="1710" w:hanging="360"/>
          </w:pPr>
        </w:pPrChange>
      </w:pPr>
      <w:ins w:id="715" w:author="Dhananjay Kumar" w:date="2016-03-02T09:47:00Z">
        <w:r>
          <w:rPr>
            <w:rStyle w:val="Emphasis"/>
            <w:i w:val="0"/>
          </w:rPr>
          <w:t xml:space="preserve"> </w:t>
        </w:r>
      </w:ins>
      <w:ins w:id="716" w:author="Dhananjay Kumar" w:date="2016-03-02T09:45:00Z">
        <w:r>
          <w:rPr>
            <w:rStyle w:val="Emphasis"/>
            <w:i w:val="0"/>
          </w:rPr>
          <w:t>View list of properties in a scheme.</w:t>
        </w:r>
      </w:ins>
    </w:p>
    <w:p w:rsidR="0033535F" w:rsidRDefault="004D3DE0">
      <w:pPr>
        <w:pStyle w:val="ListParagraph"/>
        <w:numPr>
          <w:ilvl w:val="2"/>
          <w:numId w:val="37"/>
        </w:numPr>
        <w:ind w:left="1620" w:hanging="720"/>
        <w:rPr>
          <w:ins w:id="717" w:author="Dhananjay Kumar" w:date="2016-03-02T10:24:00Z"/>
          <w:rStyle w:val="Emphasis"/>
          <w:i w:val="0"/>
        </w:rPr>
        <w:pPrChange w:id="718" w:author="Dhananjay Kumar" w:date="2016-03-02T09:41:00Z">
          <w:pPr>
            <w:pStyle w:val="ListParagraph"/>
            <w:numPr>
              <w:numId w:val="15"/>
            </w:numPr>
            <w:ind w:left="1710" w:hanging="360"/>
          </w:pPr>
        </w:pPrChange>
      </w:pPr>
      <w:ins w:id="719" w:author="Dhananjay Kumar" w:date="2016-03-02T10:04:00Z">
        <w:r>
          <w:rPr>
            <w:rStyle w:val="Emphasis"/>
            <w:i w:val="0"/>
          </w:rPr>
          <w:t xml:space="preserve"> View list of properties </w:t>
        </w:r>
      </w:ins>
      <w:ins w:id="720" w:author="Dhananjay Kumar" w:date="2016-03-02T10:05:00Z">
        <w:r>
          <w:rPr>
            <w:rStyle w:val="Emphasis"/>
            <w:i w:val="0"/>
          </w:rPr>
          <w:t>in a scheme</w:t>
        </w:r>
      </w:ins>
      <w:ins w:id="721" w:author="Dhananjay Kumar" w:date="2016-03-02T10:04:00Z">
        <w:r>
          <w:rPr>
            <w:rStyle w:val="Emphasis"/>
            <w:i w:val="0"/>
          </w:rPr>
          <w:t xml:space="preserve"> </w:t>
        </w:r>
      </w:ins>
    </w:p>
    <w:p w:rsidR="00807377" w:rsidRDefault="0033535F">
      <w:pPr>
        <w:pStyle w:val="ListParagraph"/>
        <w:numPr>
          <w:ilvl w:val="2"/>
          <w:numId w:val="37"/>
        </w:numPr>
        <w:ind w:left="1620" w:hanging="720"/>
        <w:rPr>
          <w:ins w:id="722" w:author="Dhananjay Kumar" w:date="2016-03-02T11:54:00Z"/>
          <w:rStyle w:val="Emphasis"/>
          <w:i w:val="0"/>
        </w:rPr>
        <w:pPrChange w:id="723" w:author="Dhananjay Kumar" w:date="2016-03-02T09:41:00Z">
          <w:pPr>
            <w:pStyle w:val="ListParagraph"/>
            <w:numPr>
              <w:numId w:val="15"/>
            </w:numPr>
            <w:ind w:left="1710" w:hanging="360"/>
          </w:pPr>
        </w:pPrChange>
      </w:pPr>
      <w:ins w:id="724" w:author="Dhananjay Kumar" w:date="2016-03-02T10:24:00Z">
        <w:r>
          <w:rPr>
            <w:rStyle w:val="Emphasis"/>
            <w:i w:val="0"/>
          </w:rPr>
          <w:t>Add-change the selection method</w:t>
        </w:r>
      </w:ins>
    </w:p>
    <w:p w:rsidR="00A64B8E" w:rsidRDefault="00807377">
      <w:pPr>
        <w:pStyle w:val="ListParagraph"/>
        <w:numPr>
          <w:ilvl w:val="2"/>
          <w:numId w:val="37"/>
        </w:numPr>
        <w:ind w:left="1620" w:hanging="720"/>
        <w:rPr>
          <w:ins w:id="725" w:author="Dhananjay Kumar" w:date="2016-03-02T12:01:00Z"/>
          <w:rStyle w:val="Emphasis"/>
          <w:i w:val="0"/>
        </w:rPr>
        <w:pPrChange w:id="726" w:author="Dhananjay Kumar" w:date="2016-03-02T09:41:00Z">
          <w:pPr>
            <w:pStyle w:val="ListParagraph"/>
            <w:numPr>
              <w:numId w:val="15"/>
            </w:numPr>
            <w:ind w:left="1710" w:hanging="360"/>
          </w:pPr>
        </w:pPrChange>
      </w:pPr>
      <w:ins w:id="727" w:author="Dhananjay Kumar" w:date="2016-03-02T11:54:00Z">
        <w:r>
          <w:rPr>
            <w:rStyle w:val="Emphasis"/>
            <w:i w:val="0"/>
          </w:rPr>
          <w:t xml:space="preserve">Add/Edit </w:t>
        </w:r>
      </w:ins>
      <w:ins w:id="728" w:author="Dhananjay Kumar" w:date="2016-03-02T11:55:00Z">
        <w:r>
          <w:rPr>
            <w:rStyle w:val="Emphasis"/>
            <w:i w:val="0"/>
          </w:rPr>
          <w:t>the interest rate for Premium/Installment, Lease rent, Penalty interest for defaulters.</w:t>
        </w:r>
      </w:ins>
    </w:p>
    <w:p w:rsidR="00A64B8E" w:rsidRDefault="00A64B8E">
      <w:pPr>
        <w:pStyle w:val="ListParagraph"/>
        <w:numPr>
          <w:ilvl w:val="2"/>
          <w:numId w:val="37"/>
        </w:numPr>
        <w:ind w:left="1620" w:hanging="720"/>
        <w:rPr>
          <w:ins w:id="729" w:author="Dhananjay Kumar" w:date="2016-03-02T12:01:00Z"/>
          <w:rStyle w:val="Emphasis"/>
          <w:i w:val="0"/>
        </w:rPr>
        <w:pPrChange w:id="730" w:author="Dhananjay Kumar" w:date="2016-03-02T09:41:00Z">
          <w:pPr>
            <w:pStyle w:val="ListParagraph"/>
            <w:numPr>
              <w:numId w:val="15"/>
            </w:numPr>
            <w:ind w:left="1710" w:hanging="360"/>
          </w:pPr>
        </w:pPrChange>
      </w:pPr>
      <w:ins w:id="731" w:author="Dhananjay Kumar" w:date="2016-03-02T12:01:00Z">
        <w:r>
          <w:rPr>
            <w:rStyle w:val="Emphasis"/>
            <w:i w:val="0"/>
          </w:rPr>
          <w:t>Create rate card for properties</w:t>
        </w:r>
      </w:ins>
    </w:p>
    <w:p w:rsidR="00B223EC" w:rsidRPr="004A1050" w:rsidRDefault="00A64B8E">
      <w:pPr>
        <w:pStyle w:val="ListParagraph"/>
        <w:numPr>
          <w:ilvl w:val="2"/>
          <w:numId w:val="37"/>
        </w:numPr>
        <w:ind w:left="1620" w:hanging="720"/>
        <w:rPr>
          <w:rStyle w:val="Emphasis"/>
          <w:i w:val="0"/>
        </w:rPr>
        <w:pPrChange w:id="732" w:author="Dhananjay Kumar" w:date="2016-03-02T09:41:00Z">
          <w:pPr>
            <w:pStyle w:val="ListParagraph"/>
            <w:numPr>
              <w:numId w:val="15"/>
            </w:numPr>
            <w:ind w:left="1710" w:hanging="360"/>
          </w:pPr>
        </w:pPrChange>
      </w:pPr>
      <w:ins w:id="733" w:author="Dhananjay Kumar" w:date="2016-03-02T12:01:00Z">
        <w:r>
          <w:rPr>
            <w:rStyle w:val="Emphasis"/>
            <w:i w:val="0"/>
          </w:rPr>
          <w:t>Calculate application fee for properties</w:t>
        </w:r>
      </w:ins>
      <w:ins w:id="734" w:author="Dhananjay Kumar" w:date="2016-03-02T12:02:00Z">
        <w:r>
          <w:rPr>
            <w:rStyle w:val="Emphasis"/>
            <w:i w:val="0"/>
          </w:rPr>
          <w:t>[Refer section 1.6 for calculation logic]</w:t>
        </w:r>
      </w:ins>
      <w:del w:id="735" w:author="Dhananjay Kumar" w:date="2016-03-02T09:36:00Z">
        <w:r w:rsidR="00B223EC" w:rsidRPr="004A1050" w:rsidDel="00B73208">
          <w:rPr>
            <w:rStyle w:val="Emphasis"/>
            <w:i w:val="0"/>
          </w:rPr>
          <w:delText>The assistan</w:delText>
        </w:r>
        <w:r w:rsidR="009307E2" w:rsidRPr="004A1050" w:rsidDel="00B73208">
          <w:rPr>
            <w:rStyle w:val="Emphasis"/>
            <w:i w:val="0"/>
          </w:rPr>
          <w:delText>t would enter the master data for</w:delText>
        </w:r>
        <w:r w:rsidR="00B223EC" w:rsidRPr="004A1050" w:rsidDel="00B73208">
          <w:rPr>
            <w:rStyle w:val="Emphasis"/>
            <w:i w:val="0"/>
          </w:rPr>
          <w:delText xml:space="preserve"> the scheme into the s</w:delText>
        </w:r>
        <w:r w:rsidR="00D55200" w:rsidRPr="004A1050" w:rsidDel="00B73208">
          <w:rPr>
            <w:rStyle w:val="Emphasis"/>
            <w:i w:val="0"/>
          </w:rPr>
          <w:delText>ystem. Master dat</w:delText>
        </w:r>
        <w:r w:rsidR="00B223EC" w:rsidRPr="004A1050" w:rsidDel="00B73208">
          <w:rPr>
            <w:rStyle w:val="Emphasis"/>
            <w:i w:val="0"/>
          </w:rPr>
          <w:delText xml:space="preserve">a may vary as </w:delText>
        </w:r>
        <w:r w:rsidR="00D55200" w:rsidRPr="004A1050" w:rsidDel="00B73208">
          <w:rPr>
            <w:rStyle w:val="Emphasis"/>
            <w:i w:val="0"/>
          </w:rPr>
          <w:delText>per the scheme</w:delText>
        </w:r>
        <w:r w:rsidR="00B223EC" w:rsidRPr="004A1050" w:rsidDel="00B73208">
          <w:rPr>
            <w:rStyle w:val="Emphasis"/>
            <w:i w:val="0"/>
          </w:rPr>
          <w:delText xml:space="preserve">. </w:delText>
        </w:r>
      </w:del>
    </w:p>
    <w:p w:rsidR="0040028E" w:rsidDel="00C26ED9" w:rsidRDefault="00CE3197" w:rsidP="008F19E4">
      <w:pPr>
        <w:pStyle w:val="Heading3"/>
        <w:numPr>
          <w:ilvl w:val="1"/>
          <w:numId w:val="14"/>
        </w:numPr>
        <w:rPr>
          <w:del w:id="736" w:author="Dhananjay Kumar" w:date="2016-03-02T09:42:00Z"/>
          <w:b/>
          <w:sz w:val="22"/>
          <w:szCs w:val="22"/>
        </w:rPr>
      </w:pPr>
      <w:del w:id="737" w:author="Dhananjay Kumar" w:date="2016-03-02T09:42:00Z">
        <w:r w:rsidRPr="00CE3197" w:rsidDel="00C26ED9">
          <w:rPr>
            <w:b/>
            <w:sz w:val="22"/>
            <w:szCs w:val="22"/>
          </w:rPr>
          <w:delText>Adding property(s) to the scheme</w:delText>
        </w:r>
        <w:bookmarkStart w:id="738" w:name="_Toc444714301"/>
        <w:bookmarkStart w:id="739" w:name="_Toc444714400"/>
        <w:bookmarkStart w:id="740" w:name="_Toc444714827"/>
        <w:bookmarkStart w:id="741" w:name="_Toc444715127"/>
        <w:bookmarkStart w:id="742" w:name="_Toc444715215"/>
        <w:bookmarkStart w:id="743" w:name="_Toc444715305"/>
        <w:bookmarkStart w:id="744" w:name="_Toc444803795"/>
        <w:bookmarkEnd w:id="738"/>
        <w:bookmarkEnd w:id="739"/>
        <w:bookmarkEnd w:id="740"/>
        <w:bookmarkEnd w:id="741"/>
        <w:bookmarkEnd w:id="742"/>
        <w:bookmarkEnd w:id="743"/>
        <w:bookmarkEnd w:id="744"/>
      </w:del>
    </w:p>
    <w:p w:rsidR="00CF40CA" w:rsidRPr="00E11BE0" w:rsidDel="00C26ED9" w:rsidRDefault="0040028E" w:rsidP="008F19E4">
      <w:pPr>
        <w:pStyle w:val="NoSpacing"/>
        <w:numPr>
          <w:ilvl w:val="2"/>
          <w:numId w:val="14"/>
        </w:numPr>
        <w:jc w:val="both"/>
        <w:rPr>
          <w:del w:id="745" w:author="Dhananjay Kumar" w:date="2016-03-02T09:42:00Z"/>
          <w:rStyle w:val="Emphasis"/>
          <w:i w:val="0"/>
          <w:iCs w:val="0"/>
        </w:rPr>
      </w:pPr>
      <w:del w:id="746" w:author="Dhananjay Kumar" w:date="2016-03-02T09:42:00Z">
        <w:r w:rsidDel="00C26ED9">
          <w:rPr>
            <w:rStyle w:val="Emphasis"/>
            <w:i w:val="0"/>
          </w:rPr>
          <w:delText>T</w:delText>
        </w:r>
        <w:r w:rsidR="00274D2B" w:rsidRPr="0040028E" w:rsidDel="00C26ED9">
          <w:rPr>
            <w:rStyle w:val="Emphasis"/>
            <w:i w:val="0"/>
          </w:rPr>
          <w:delText xml:space="preserve">he assistant adds the property details under the </w:delText>
        </w:r>
        <w:r w:rsidR="00F14780" w:rsidRPr="0040028E" w:rsidDel="00C26ED9">
          <w:rPr>
            <w:rStyle w:val="Emphasis"/>
            <w:i w:val="0"/>
          </w:rPr>
          <w:delText>newly created scheme. These property details are shared by the planning department.</w:delText>
        </w:r>
        <w:r w:rsidR="00E11BE0" w:rsidDel="00C26ED9">
          <w:rPr>
            <w:rStyle w:val="Emphasis"/>
            <w:i w:val="0"/>
          </w:rPr>
          <w:delText xml:space="preserve"> </w:delText>
        </w:r>
        <w:bookmarkStart w:id="747" w:name="_Toc444714302"/>
        <w:bookmarkStart w:id="748" w:name="_Toc444714401"/>
        <w:bookmarkStart w:id="749" w:name="_Toc444714828"/>
        <w:bookmarkStart w:id="750" w:name="_Toc444715128"/>
        <w:bookmarkStart w:id="751" w:name="_Toc444715216"/>
        <w:bookmarkStart w:id="752" w:name="_Toc444715306"/>
        <w:bookmarkStart w:id="753" w:name="_Toc444803796"/>
        <w:bookmarkEnd w:id="747"/>
        <w:bookmarkEnd w:id="748"/>
        <w:bookmarkEnd w:id="749"/>
        <w:bookmarkEnd w:id="750"/>
        <w:bookmarkEnd w:id="751"/>
        <w:bookmarkEnd w:id="752"/>
        <w:bookmarkEnd w:id="753"/>
      </w:del>
    </w:p>
    <w:p w:rsidR="00E11BE0" w:rsidRPr="00CF40CA" w:rsidDel="00C26ED9" w:rsidRDefault="00E11BE0">
      <w:pPr>
        <w:pStyle w:val="NoSpacing"/>
        <w:jc w:val="both"/>
        <w:rPr>
          <w:del w:id="754" w:author="Dhananjay Kumar" w:date="2016-03-02T09:42:00Z"/>
        </w:rPr>
        <w:pPrChange w:id="755" w:author="Dhananjay Kumar" w:date="2016-03-02T09:42:00Z">
          <w:pPr>
            <w:pStyle w:val="NoSpacing"/>
            <w:ind w:left="1620"/>
            <w:jc w:val="both"/>
          </w:pPr>
        </w:pPrChange>
      </w:pPr>
      <w:bookmarkStart w:id="756" w:name="_Toc444714303"/>
      <w:bookmarkStart w:id="757" w:name="_Toc444714402"/>
      <w:bookmarkStart w:id="758" w:name="_Toc444714829"/>
      <w:bookmarkStart w:id="759" w:name="_Toc444715129"/>
      <w:bookmarkStart w:id="760" w:name="_Toc444715217"/>
      <w:bookmarkStart w:id="761" w:name="_Toc444715307"/>
      <w:bookmarkStart w:id="762" w:name="_Toc444803797"/>
      <w:bookmarkEnd w:id="756"/>
      <w:bookmarkEnd w:id="757"/>
      <w:bookmarkEnd w:id="758"/>
      <w:bookmarkEnd w:id="759"/>
      <w:bookmarkEnd w:id="760"/>
      <w:bookmarkEnd w:id="761"/>
      <w:bookmarkEnd w:id="762"/>
    </w:p>
    <w:p w:rsidR="006A2C5A" w:rsidRDefault="00CE3197" w:rsidP="008F19E4">
      <w:pPr>
        <w:pStyle w:val="Heading3"/>
        <w:numPr>
          <w:ilvl w:val="1"/>
          <w:numId w:val="14"/>
        </w:numPr>
        <w:rPr>
          <w:b/>
          <w:sz w:val="22"/>
          <w:szCs w:val="22"/>
        </w:rPr>
      </w:pPr>
      <w:del w:id="763" w:author="Dhananjay Kumar" w:date="2016-03-02T09:19:00Z">
        <w:r w:rsidRPr="00CE3197" w:rsidDel="007E5B5F">
          <w:rPr>
            <w:b/>
            <w:sz w:val="22"/>
            <w:szCs w:val="22"/>
          </w:rPr>
          <w:delText xml:space="preserve">Scheme </w:delText>
        </w:r>
      </w:del>
      <w:bookmarkStart w:id="764" w:name="_Toc444803798"/>
      <w:ins w:id="765" w:author="Dhananjay Kumar" w:date="2016-03-02T09:19:00Z">
        <w:r w:rsidR="007E5B5F">
          <w:rPr>
            <w:b/>
            <w:sz w:val="22"/>
            <w:szCs w:val="22"/>
          </w:rPr>
          <w:t>Manage</w:t>
        </w:r>
        <w:r w:rsidR="007E5B5F" w:rsidRPr="00CE3197">
          <w:rPr>
            <w:b/>
            <w:sz w:val="22"/>
            <w:szCs w:val="22"/>
          </w:rPr>
          <w:t xml:space="preserve"> </w:t>
        </w:r>
      </w:ins>
      <w:r w:rsidRPr="00CE3197">
        <w:rPr>
          <w:b/>
          <w:sz w:val="22"/>
          <w:szCs w:val="22"/>
        </w:rPr>
        <w:t>Notification</w:t>
      </w:r>
      <w:bookmarkEnd w:id="764"/>
      <w:r w:rsidRPr="00CE3197">
        <w:rPr>
          <w:b/>
          <w:sz w:val="22"/>
          <w:szCs w:val="22"/>
        </w:rPr>
        <w:t xml:space="preserve"> </w:t>
      </w:r>
      <w:del w:id="766" w:author="Dhananjay Kumar" w:date="2016-03-02T09:19:00Z">
        <w:r w:rsidRPr="00CE3197" w:rsidDel="007E5B5F">
          <w:rPr>
            <w:b/>
            <w:sz w:val="22"/>
            <w:szCs w:val="22"/>
          </w:rPr>
          <w:delText>to Public</w:delText>
        </w:r>
      </w:del>
    </w:p>
    <w:p w:rsidR="004868EB" w:rsidRDefault="009307E2">
      <w:pPr>
        <w:pStyle w:val="NoSpacing"/>
        <w:jc w:val="both"/>
        <w:rPr>
          <w:ins w:id="767" w:author="Dhananjay Kumar" w:date="2016-03-02T09:42:00Z"/>
          <w:rStyle w:val="Emphasis"/>
          <w:i w:val="0"/>
        </w:rPr>
        <w:pPrChange w:id="768" w:author="Dhananjay Kumar" w:date="2016-03-02T09:42:00Z">
          <w:pPr>
            <w:pStyle w:val="NoSpacing"/>
            <w:numPr>
              <w:ilvl w:val="2"/>
              <w:numId w:val="14"/>
            </w:numPr>
            <w:ind w:left="1620" w:hanging="720"/>
            <w:jc w:val="both"/>
          </w:pPr>
        </w:pPrChange>
      </w:pPr>
      <w:del w:id="769" w:author="Dhananjay Kumar" w:date="2016-03-02T09:42:00Z">
        <w:r w:rsidDel="00C26ED9">
          <w:rPr>
            <w:rStyle w:val="Emphasis"/>
            <w:i w:val="0"/>
          </w:rPr>
          <w:delText>Once</w:delText>
        </w:r>
        <w:r w:rsidR="00274D2B" w:rsidRPr="0040028E" w:rsidDel="00C26ED9">
          <w:rPr>
            <w:rStyle w:val="Emphasis"/>
            <w:i w:val="0"/>
          </w:rPr>
          <w:delText xml:space="preserve"> </w:delText>
        </w:r>
        <w:r w:rsidDel="00C26ED9">
          <w:rPr>
            <w:rStyle w:val="Emphasis"/>
            <w:i w:val="0"/>
          </w:rPr>
          <w:delText>the properties are added, into the scheme, and approved</w:delText>
        </w:r>
        <w:r w:rsidR="00274D2B" w:rsidRPr="0040028E" w:rsidDel="00C26ED9">
          <w:rPr>
            <w:rStyle w:val="Emphasis"/>
            <w:i w:val="0"/>
          </w:rPr>
          <w:delText xml:space="preserve">, the authority rolls out the scheme to the general public. </w:delText>
        </w:r>
      </w:del>
      <w:r w:rsidR="00274D2B" w:rsidRPr="0040028E">
        <w:rPr>
          <w:rStyle w:val="Emphasis"/>
          <w:i w:val="0"/>
        </w:rPr>
        <w:t>This publi</w:t>
      </w:r>
      <w:r w:rsidR="00F14780" w:rsidRPr="0040028E">
        <w:rPr>
          <w:rStyle w:val="Emphasis"/>
          <w:i w:val="0"/>
        </w:rPr>
        <w:t>c notification contains the detailed</w:t>
      </w:r>
      <w:r w:rsidR="00274D2B" w:rsidRPr="0040028E">
        <w:rPr>
          <w:rStyle w:val="Emphasis"/>
          <w:i w:val="0"/>
        </w:rPr>
        <w:t xml:space="preserve"> information about the respective </w:t>
      </w:r>
      <w:r w:rsidR="00F14780" w:rsidRPr="0040028E">
        <w:rPr>
          <w:rStyle w:val="Emphasis"/>
          <w:i w:val="0"/>
        </w:rPr>
        <w:t>industrial</w:t>
      </w:r>
      <w:r w:rsidR="00274D2B" w:rsidRPr="0040028E">
        <w:rPr>
          <w:rStyle w:val="Emphasis"/>
          <w:i w:val="0"/>
        </w:rPr>
        <w:t xml:space="preserve"> scheme</w:t>
      </w:r>
      <w:r w:rsidR="00E11BE0">
        <w:rPr>
          <w:rStyle w:val="Emphasis"/>
          <w:i w:val="0"/>
        </w:rPr>
        <w:t>, the attached properties and the respective payment schedule and timelines</w:t>
      </w:r>
      <w:r w:rsidR="00274D2B" w:rsidRPr="0040028E">
        <w:rPr>
          <w:rStyle w:val="Emphasis"/>
          <w:i w:val="0"/>
        </w:rPr>
        <w:t>.</w:t>
      </w:r>
      <w:ins w:id="770" w:author="Dhananjay Kumar" w:date="2016-03-02T09:42:00Z">
        <w:r w:rsidR="00C26ED9">
          <w:rPr>
            <w:rStyle w:val="Emphasis"/>
            <w:i w:val="0"/>
          </w:rPr>
          <w:t xml:space="preserve"> Key functionality of this </w:t>
        </w:r>
      </w:ins>
      <w:ins w:id="771" w:author="Dhananjay Kumar" w:date="2016-03-02T09:45:00Z">
        <w:r w:rsidR="00C26ED9">
          <w:rPr>
            <w:rStyle w:val="Emphasis"/>
            <w:i w:val="0"/>
          </w:rPr>
          <w:t>process:</w:t>
        </w:r>
      </w:ins>
    </w:p>
    <w:p w:rsidR="00C26ED9" w:rsidRDefault="00C26ED9">
      <w:pPr>
        <w:pStyle w:val="NoSpacing"/>
        <w:numPr>
          <w:ilvl w:val="2"/>
          <w:numId w:val="14"/>
        </w:numPr>
        <w:rPr>
          <w:ins w:id="772" w:author="Dhananjay Kumar" w:date="2016-03-02T09:43:00Z"/>
          <w:rStyle w:val="Emphasis"/>
          <w:i w:val="0"/>
        </w:rPr>
        <w:pPrChange w:id="773" w:author="Dhananjay Kumar" w:date="2016-03-02T09:47:00Z">
          <w:pPr>
            <w:pStyle w:val="NoSpacing"/>
            <w:numPr>
              <w:ilvl w:val="2"/>
              <w:numId w:val="14"/>
            </w:numPr>
            <w:ind w:left="1620" w:hanging="720"/>
            <w:jc w:val="both"/>
          </w:pPr>
        </w:pPrChange>
      </w:pPr>
      <w:ins w:id="774" w:author="Dhananjay Kumar" w:date="2016-03-02T09:43:00Z">
        <w:r>
          <w:rPr>
            <w:rStyle w:val="Emphasis"/>
            <w:i w:val="0"/>
          </w:rPr>
          <w:t>Add notification</w:t>
        </w:r>
      </w:ins>
    </w:p>
    <w:p w:rsidR="00C26ED9" w:rsidRDefault="00C26ED9">
      <w:pPr>
        <w:pStyle w:val="NoSpacing"/>
        <w:numPr>
          <w:ilvl w:val="2"/>
          <w:numId w:val="14"/>
        </w:numPr>
        <w:rPr>
          <w:ins w:id="775" w:author="Dhananjay Kumar" w:date="2016-03-02T09:43:00Z"/>
          <w:rStyle w:val="Emphasis"/>
          <w:i w:val="0"/>
        </w:rPr>
        <w:pPrChange w:id="776" w:author="Dhananjay Kumar" w:date="2016-03-02T09:47:00Z">
          <w:pPr>
            <w:pStyle w:val="NoSpacing"/>
            <w:numPr>
              <w:ilvl w:val="2"/>
              <w:numId w:val="14"/>
            </w:numPr>
            <w:ind w:left="1620" w:hanging="720"/>
            <w:jc w:val="both"/>
          </w:pPr>
        </w:pPrChange>
      </w:pPr>
      <w:ins w:id="777" w:author="Dhananjay Kumar" w:date="2016-03-02T09:43:00Z">
        <w:r>
          <w:rPr>
            <w:rStyle w:val="Emphasis"/>
            <w:i w:val="0"/>
          </w:rPr>
          <w:t>Edit notification</w:t>
        </w:r>
      </w:ins>
    </w:p>
    <w:p w:rsidR="00C26ED9" w:rsidRDefault="00C26ED9">
      <w:pPr>
        <w:pStyle w:val="NoSpacing"/>
        <w:numPr>
          <w:ilvl w:val="2"/>
          <w:numId w:val="14"/>
        </w:numPr>
        <w:rPr>
          <w:ins w:id="778" w:author="Dhananjay Kumar" w:date="2016-03-02T09:43:00Z"/>
          <w:rStyle w:val="Emphasis"/>
          <w:i w:val="0"/>
        </w:rPr>
        <w:pPrChange w:id="779" w:author="Dhananjay Kumar" w:date="2016-03-02T09:47:00Z">
          <w:pPr>
            <w:pStyle w:val="NoSpacing"/>
            <w:numPr>
              <w:ilvl w:val="2"/>
              <w:numId w:val="14"/>
            </w:numPr>
            <w:ind w:left="1620" w:hanging="720"/>
            <w:jc w:val="both"/>
          </w:pPr>
        </w:pPrChange>
      </w:pPr>
      <w:ins w:id="780" w:author="Dhananjay Kumar" w:date="2016-03-02T09:43:00Z">
        <w:r>
          <w:rPr>
            <w:rStyle w:val="Emphasis"/>
            <w:i w:val="0"/>
          </w:rPr>
          <w:t>Delete notifications</w:t>
        </w:r>
      </w:ins>
    </w:p>
    <w:p w:rsidR="00C26ED9" w:rsidRDefault="00C26ED9">
      <w:pPr>
        <w:pStyle w:val="NoSpacing"/>
        <w:numPr>
          <w:ilvl w:val="2"/>
          <w:numId w:val="14"/>
        </w:numPr>
        <w:rPr>
          <w:ins w:id="781" w:author="Dhananjay Kumar" w:date="2016-03-02T09:43:00Z"/>
          <w:rStyle w:val="Emphasis"/>
          <w:i w:val="0"/>
        </w:rPr>
        <w:pPrChange w:id="782" w:author="Dhananjay Kumar" w:date="2016-03-02T09:47:00Z">
          <w:pPr>
            <w:pStyle w:val="NoSpacing"/>
            <w:numPr>
              <w:ilvl w:val="2"/>
              <w:numId w:val="14"/>
            </w:numPr>
            <w:ind w:left="1620" w:hanging="720"/>
            <w:jc w:val="both"/>
          </w:pPr>
        </w:pPrChange>
      </w:pPr>
      <w:ins w:id="783" w:author="Dhananjay Kumar" w:date="2016-03-02T09:43:00Z">
        <w:r>
          <w:rPr>
            <w:rStyle w:val="Emphasis"/>
            <w:i w:val="0"/>
          </w:rPr>
          <w:t>Activate/Deactivate Notifications</w:t>
        </w:r>
      </w:ins>
    </w:p>
    <w:p w:rsidR="00C26ED9" w:rsidRDefault="00C26ED9">
      <w:pPr>
        <w:pStyle w:val="NoSpacing"/>
        <w:numPr>
          <w:ilvl w:val="2"/>
          <w:numId w:val="14"/>
        </w:numPr>
        <w:rPr>
          <w:ins w:id="784" w:author="Dhananjay Kumar" w:date="2016-03-02T09:44:00Z"/>
          <w:rStyle w:val="Emphasis"/>
          <w:i w:val="0"/>
        </w:rPr>
        <w:pPrChange w:id="785" w:author="Dhananjay Kumar" w:date="2016-03-02T09:47:00Z">
          <w:pPr>
            <w:pStyle w:val="NoSpacing"/>
            <w:numPr>
              <w:ilvl w:val="2"/>
              <w:numId w:val="14"/>
            </w:numPr>
            <w:ind w:left="1620" w:hanging="720"/>
            <w:jc w:val="both"/>
          </w:pPr>
        </w:pPrChange>
      </w:pPr>
      <w:ins w:id="786" w:author="Dhananjay Kumar" w:date="2016-03-02T09:43:00Z">
        <w:r>
          <w:rPr>
            <w:rStyle w:val="Emphasis"/>
            <w:i w:val="0"/>
          </w:rPr>
          <w:t>Attach</w:t>
        </w:r>
      </w:ins>
      <w:ins w:id="787" w:author="Dhananjay Kumar" w:date="2016-03-02T09:44:00Z">
        <w:r>
          <w:rPr>
            <w:rStyle w:val="Emphasis"/>
            <w:i w:val="0"/>
          </w:rPr>
          <w:t>/Detach</w:t>
        </w:r>
      </w:ins>
      <w:ins w:id="788" w:author="Dhananjay Kumar" w:date="2016-03-02T09:43:00Z">
        <w:r>
          <w:rPr>
            <w:rStyle w:val="Emphasis"/>
            <w:i w:val="0"/>
          </w:rPr>
          <w:t xml:space="preserve"> scheme to the notification</w:t>
        </w:r>
      </w:ins>
    </w:p>
    <w:p w:rsidR="00C26ED9" w:rsidRDefault="00C26ED9">
      <w:pPr>
        <w:pStyle w:val="NoSpacing"/>
        <w:numPr>
          <w:ilvl w:val="2"/>
          <w:numId w:val="14"/>
        </w:numPr>
        <w:rPr>
          <w:ins w:id="789" w:author="Dhananjay Kumar" w:date="2016-03-02T09:44:00Z"/>
          <w:rStyle w:val="Emphasis"/>
          <w:i w:val="0"/>
        </w:rPr>
        <w:pPrChange w:id="790" w:author="Dhananjay Kumar" w:date="2016-03-02T09:47:00Z">
          <w:pPr>
            <w:pStyle w:val="NoSpacing"/>
            <w:numPr>
              <w:ilvl w:val="2"/>
              <w:numId w:val="14"/>
            </w:numPr>
            <w:ind w:left="1620" w:hanging="720"/>
            <w:jc w:val="both"/>
          </w:pPr>
        </w:pPrChange>
      </w:pPr>
      <w:ins w:id="791" w:author="Dhananjay Kumar" w:date="2016-03-02T09:44:00Z">
        <w:r>
          <w:rPr>
            <w:rStyle w:val="Emphasis"/>
            <w:i w:val="0"/>
          </w:rPr>
          <w:t>List of notifications</w:t>
        </w:r>
      </w:ins>
    </w:p>
    <w:p w:rsidR="00C26ED9" w:rsidRDefault="00C26ED9">
      <w:pPr>
        <w:pStyle w:val="NoSpacing"/>
        <w:numPr>
          <w:ilvl w:val="2"/>
          <w:numId w:val="14"/>
        </w:numPr>
        <w:rPr>
          <w:ins w:id="792" w:author="Gaurav Dutta" w:date="2016-03-02T15:40:00Z"/>
          <w:rStyle w:val="Emphasis"/>
          <w:i w:val="0"/>
        </w:rPr>
        <w:pPrChange w:id="793" w:author="Dhananjay Kumar" w:date="2016-03-02T09:47:00Z">
          <w:pPr>
            <w:pStyle w:val="NoSpacing"/>
            <w:numPr>
              <w:ilvl w:val="2"/>
              <w:numId w:val="14"/>
            </w:numPr>
            <w:ind w:left="1620" w:hanging="720"/>
            <w:jc w:val="both"/>
          </w:pPr>
        </w:pPrChange>
      </w:pPr>
      <w:ins w:id="794" w:author="Dhananjay Kumar" w:date="2016-03-02T09:44:00Z">
        <w:r>
          <w:rPr>
            <w:rStyle w:val="Emphasis"/>
            <w:i w:val="0"/>
          </w:rPr>
          <w:t>Report to see the number of applicant against a notification</w:t>
        </w:r>
      </w:ins>
    </w:p>
    <w:p w:rsidR="00F62723" w:rsidRDefault="00F62723">
      <w:pPr>
        <w:pStyle w:val="NoSpacing"/>
        <w:ind w:left="1620"/>
        <w:rPr>
          <w:ins w:id="795" w:author="Dhananjay Kumar" w:date="2016-03-02T09:44:00Z"/>
          <w:rStyle w:val="Emphasis"/>
          <w:i w:val="0"/>
        </w:rPr>
        <w:pPrChange w:id="796" w:author="Gaurav Dutta" w:date="2016-03-02T15:40:00Z">
          <w:pPr>
            <w:pStyle w:val="NoSpacing"/>
            <w:numPr>
              <w:ilvl w:val="2"/>
              <w:numId w:val="14"/>
            </w:numPr>
            <w:ind w:left="1620" w:hanging="720"/>
            <w:jc w:val="both"/>
          </w:pPr>
        </w:pPrChange>
      </w:pPr>
    </w:p>
    <w:p w:rsidR="00C26ED9" w:rsidDel="00C26ED9" w:rsidRDefault="00C26ED9">
      <w:pPr>
        <w:pStyle w:val="NoSpacing"/>
        <w:jc w:val="both"/>
        <w:rPr>
          <w:del w:id="797" w:author="Dhananjay Kumar" w:date="2016-03-02T09:48:00Z"/>
          <w:rStyle w:val="Emphasis"/>
          <w:i w:val="0"/>
        </w:rPr>
        <w:pPrChange w:id="798" w:author="Dhananjay Kumar" w:date="2016-03-02T09:42:00Z">
          <w:pPr>
            <w:pStyle w:val="NoSpacing"/>
            <w:numPr>
              <w:ilvl w:val="2"/>
              <w:numId w:val="14"/>
            </w:numPr>
            <w:ind w:left="1620" w:hanging="720"/>
            <w:jc w:val="both"/>
          </w:pPr>
        </w:pPrChange>
      </w:pPr>
      <w:bookmarkStart w:id="799" w:name="_Toc444714305"/>
      <w:bookmarkStart w:id="800" w:name="_Toc444714404"/>
      <w:bookmarkStart w:id="801" w:name="_Toc444714831"/>
      <w:bookmarkStart w:id="802" w:name="_Toc444715131"/>
      <w:bookmarkStart w:id="803" w:name="_Toc444715219"/>
      <w:bookmarkStart w:id="804" w:name="_Toc444715309"/>
      <w:bookmarkStart w:id="805" w:name="_Toc444803799"/>
      <w:bookmarkEnd w:id="799"/>
      <w:bookmarkEnd w:id="800"/>
      <w:bookmarkEnd w:id="801"/>
      <w:bookmarkEnd w:id="802"/>
      <w:bookmarkEnd w:id="803"/>
      <w:bookmarkEnd w:id="804"/>
      <w:bookmarkEnd w:id="805"/>
    </w:p>
    <w:p w:rsidR="00CF40CA" w:rsidRPr="00CF40CA" w:rsidDel="00C26ED9" w:rsidRDefault="00CF40CA" w:rsidP="00CF40CA">
      <w:pPr>
        <w:rPr>
          <w:del w:id="806" w:author="Dhananjay Kumar" w:date="2016-03-02T09:48:00Z"/>
        </w:rPr>
      </w:pPr>
      <w:bookmarkStart w:id="807" w:name="_Toc444714306"/>
      <w:bookmarkStart w:id="808" w:name="_Toc444714405"/>
      <w:bookmarkStart w:id="809" w:name="_Toc444714832"/>
      <w:bookmarkStart w:id="810" w:name="_Toc444715132"/>
      <w:bookmarkStart w:id="811" w:name="_Toc444715220"/>
      <w:bookmarkStart w:id="812" w:name="_Toc444715310"/>
      <w:bookmarkStart w:id="813" w:name="_Toc444803800"/>
      <w:bookmarkEnd w:id="807"/>
      <w:bookmarkEnd w:id="808"/>
      <w:bookmarkEnd w:id="809"/>
      <w:bookmarkEnd w:id="810"/>
      <w:bookmarkEnd w:id="811"/>
      <w:bookmarkEnd w:id="812"/>
      <w:bookmarkEnd w:id="813"/>
    </w:p>
    <w:p w:rsidR="00CE3197" w:rsidRDefault="00EE1E2D" w:rsidP="008F19E4">
      <w:pPr>
        <w:pStyle w:val="Heading3"/>
        <w:numPr>
          <w:ilvl w:val="1"/>
          <w:numId w:val="14"/>
        </w:numPr>
        <w:rPr>
          <w:b/>
          <w:sz w:val="22"/>
          <w:szCs w:val="22"/>
        </w:rPr>
      </w:pPr>
      <w:r w:rsidRPr="00CF40CA">
        <w:rPr>
          <w:b/>
          <w:sz w:val="22"/>
          <w:szCs w:val="22"/>
        </w:rPr>
        <w:t xml:space="preserve"> </w:t>
      </w:r>
      <w:bookmarkStart w:id="814" w:name="_Toc444803801"/>
      <w:ins w:id="815" w:author="Dhananjay Kumar" w:date="2016-03-02T10:38:00Z">
        <w:r w:rsidR="00CB4F5F">
          <w:rPr>
            <w:b/>
            <w:sz w:val="22"/>
            <w:szCs w:val="22"/>
          </w:rPr>
          <w:t xml:space="preserve">Manage </w:t>
        </w:r>
      </w:ins>
      <w:r w:rsidR="0061679F">
        <w:rPr>
          <w:b/>
          <w:sz w:val="22"/>
          <w:szCs w:val="22"/>
        </w:rPr>
        <w:t xml:space="preserve">Application </w:t>
      </w:r>
      <w:ins w:id="816" w:author="Dhananjay Kumar" w:date="2016-03-02T09:48:00Z">
        <w:r w:rsidR="00E820C8">
          <w:rPr>
            <w:b/>
            <w:sz w:val="22"/>
            <w:szCs w:val="22"/>
          </w:rPr>
          <w:t>Process</w:t>
        </w:r>
        <w:bookmarkEnd w:id="814"/>
        <w:r w:rsidR="00E820C8">
          <w:rPr>
            <w:b/>
            <w:sz w:val="22"/>
            <w:szCs w:val="22"/>
          </w:rPr>
          <w:t xml:space="preserve"> </w:t>
        </w:r>
      </w:ins>
      <w:del w:id="817" w:author="Dhananjay Kumar" w:date="2016-03-02T09:48:00Z">
        <w:r w:rsidR="0061679F" w:rsidDel="00E820C8">
          <w:rPr>
            <w:b/>
            <w:sz w:val="22"/>
            <w:szCs w:val="22"/>
          </w:rPr>
          <w:delText>Submission</w:delText>
        </w:r>
        <w:r w:rsidRPr="00EE1E2D" w:rsidDel="00E820C8">
          <w:rPr>
            <w:b/>
            <w:sz w:val="22"/>
            <w:szCs w:val="22"/>
          </w:rPr>
          <w:delText xml:space="preserve"> </w:delText>
        </w:r>
      </w:del>
    </w:p>
    <w:p w:rsidR="00DE4DF0" w:rsidRPr="00EE10D2" w:rsidRDefault="0061679F" w:rsidP="00EE10D2">
      <w:pPr>
        <w:rPr>
          <w:rStyle w:val="Emphasis"/>
          <w:i w:val="0"/>
          <w:iCs w:val="0"/>
        </w:rPr>
      </w:pPr>
      <w:r>
        <w:t xml:space="preserve">The application process would take place in </w:t>
      </w:r>
      <w:del w:id="818" w:author="Dhananjay Kumar" w:date="2016-03-02T09:19:00Z">
        <w:r w:rsidDel="007E5B5F">
          <w:delText xml:space="preserve">two </w:delText>
        </w:r>
      </w:del>
      <w:ins w:id="819" w:author="Dhananjay Kumar" w:date="2016-03-02T09:19:00Z">
        <w:r w:rsidR="007E5B5F">
          <w:t xml:space="preserve">three </w:t>
        </w:r>
      </w:ins>
      <w:r>
        <w:t>ways:</w:t>
      </w:r>
    </w:p>
    <w:p w:rsidR="0076329D" w:rsidRDefault="0061679F">
      <w:pPr>
        <w:pStyle w:val="NoSpacing"/>
        <w:numPr>
          <w:ilvl w:val="2"/>
          <w:numId w:val="40"/>
        </w:numPr>
        <w:ind w:left="450" w:hanging="180"/>
        <w:rPr>
          <w:rStyle w:val="Emphasis"/>
          <w:i w:val="0"/>
        </w:rPr>
        <w:pPrChange w:id="820" w:author="Dhananjay Kumar" w:date="2016-03-02T09:49:00Z">
          <w:pPr>
            <w:pStyle w:val="NoSpacing"/>
            <w:numPr>
              <w:ilvl w:val="2"/>
              <w:numId w:val="14"/>
            </w:numPr>
            <w:ind w:left="1620" w:hanging="720"/>
          </w:pPr>
        </w:pPrChange>
      </w:pPr>
      <w:r>
        <w:rPr>
          <w:rStyle w:val="Emphasis"/>
          <w:i w:val="0"/>
        </w:rPr>
        <w:t xml:space="preserve">The </w:t>
      </w:r>
      <w:r w:rsidR="00A0227B">
        <w:rPr>
          <w:rStyle w:val="Emphasis"/>
          <w:i w:val="0"/>
        </w:rPr>
        <w:t>allottee</w:t>
      </w:r>
      <w:r>
        <w:rPr>
          <w:rStyle w:val="Emphasis"/>
          <w:i w:val="0"/>
        </w:rPr>
        <w:t xml:space="preserve"> would submit the application form along with the processing fee directly to the authority.</w:t>
      </w:r>
    </w:p>
    <w:p w:rsidR="0061679F" w:rsidRDefault="0061679F">
      <w:pPr>
        <w:pStyle w:val="NoSpacing"/>
        <w:numPr>
          <w:ilvl w:val="2"/>
          <w:numId w:val="40"/>
        </w:numPr>
        <w:ind w:left="450" w:hanging="180"/>
        <w:rPr>
          <w:ins w:id="821" w:author="Dhananjay Kumar" w:date="2016-03-02T09:19:00Z"/>
          <w:rStyle w:val="Emphasis"/>
          <w:i w:val="0"/>
        </w:rPr>
        <w:pPrChange w:id="822" w:author="Dhananjay Kumar" w:date="2016-03-02T09:49:00Z">
          <w:pPr>
            <w:pStyle w:val="NoSpacing"/>
            <w:numPr>
              <w:ilvl w:val="2"/>
              <w:numId w:val="14"/>
            </w:numPr>
            <w:ind w:left="1620" w:hanging="720"/>
          </w:pPr>
        </w:pPrChange>
      </w:pPr>
      <w:r>
        <w:rPr>
          <w:rStyle w:val="Emphasis"/>
          <w:i w:val="0"/>
        </w:rPr>
        <w:t xml:space="preserve">The </w:t>
      </w:r>
      <w:r w:rsidR="00A0227B">
        <w:rPr>
          <w:rStyle w:val="Emphasis"/>
          <w:i w:val="0"/>
        </w:rPr>
        <w:t>allottee</w:t>
      </w:r>
      <w:r>
        <w:rPr>
          <w:rStyle w:val="Emphasis"/>
          <w:i w:val="0"/>
        </w:rPr>
        <w:t xml:space="preserve"> would submit the application to the bank. The bank would then share the application forms and related details with the authority.</w:t>
      </w:r>
    </w:p>
    <w:p w:rsidR="007E5B5F" w:rsidRPr="0040028E" w:rsidRDefault="007E5B5F">
      <w:pPr>
        <w:pStyle w:val="NoSpacing"/>
        <w:numPr>
          <w:ilvl w:val="2"/>
          <w:numId w:val="40"/>
        </w:numPr>
        <w:ind w:left="450" w:hanging="180"/>
        <w:rPr>
          <w:rStyle w:val="Emphasis"/>
          <w:i w:val="0"/>
        </w:rPr>
        <w:pPrChange w:id="823" w:author="Dhananjay Kumar" w:date="2016-03-02T09:49:00Z">
          <w:pPr>
            <w:pStyle w:val="NoSpacing"/>
            <w:numPr>
              <w:ilvl w:val="2"/>
              <w:numId w:val="14"/>
            </w:numPr>
            <w:ind w:left="1620" w:hanging="720"/>
          </w:pPr>
        </w:pPrChange>
      </w:pPr>
      <w:ins w:id="824" w:author="Dhananjay Kumar" w:date="2016-03-02T09:19:00Z">
        <w:r>
          <w:rPr>
            <w:rStyle w:val="Emphasis"/>
            <w:i w:val="0"/>
          </w:rPr>
          <w:t xml:space="preserve">This process will </w:t>
        </w:r>
      </w:ins>
      <w:ins w:id="825" w:author="Dhananjay Kumar" w:date="2016-03-02T09:21:00Z">
        <w:r>
          <w:rPr>
            <w:rStyle w:val="Emphasis"/>
            <w:i w:val="0"/>
          </w:rPr>
          <w:t xml:space="preserve">also </w:t>
        </w:r>
      </w:ins>
      <w:ins w:id="826" w:author="Dhananjay Kumar" w:date="2016-03-02T09:20:00Z">
        <w:r>
          <w:rPr>
            <w:rStyle w:val="Emphasis"/>
            <w:i w:val="0"/>
          </w:rPr>
          <w:t>accommodate</w:t>
        </w:r>
      </w:ins>
      <w:ins w:id="827" w:author="Dhananjay Kumar" w:date="2016-03-02T09:19:00Z">
        <w:r>
          <w:rPr>
            <w:rStyle w:val="Emphasis"/>
            <w:i w:val="0"/>
          </w:rPr>
          <w:t xml:space="preserve"> </w:t>
        </w:r>
      </w:ins>
      <w:ins w:id="828" w:author="Dhananjay Kumar" w:date="2016-03-02T09:20:00Z">
        <w:r>
          <w:rPr>
            <w:rStyle w:val="Emphasis"/>
            <w:i w:val="0"/>
          </w:rPr>
          <w:t>the future provision of online application</w:t>
        </w:r>
      </w:ins>
      <w:ins w:id="829" w:author="Dhananjay Kumar" w:date="2016-03-02T11:36:00Z">
        <w:r w:rsidR="004A1050">
          <w:rPr>
            <w:rStyle w:val="Emphasis"/>
            <w:i w:val="0"/>
          </w:rPr>
          <w:t xml:space="preserve"> for customers</w:t>
        </w:r>
      </w:ins>
      <w:ins w:id="830" w:author="Dhananjay Kumar" w:date="2016-03-02T09:21:00Z">
        <w:r>
          <w:rPr>
            <w:rStyle w:val="Emphasis"/>
            <w:i w:val="0"/>
          </w:rPr>
          <w:t>.</w:t>
        </w:r>
      </w:ins>
    </w:p>
    <w:p w:rsidR="00CF40CA" w:rsidRDefault="0003727A">
      <w:pPr>
        <w:rPr>
          <w:ins w:id="831" w:author="Dhananjay Kumar" w:date="2016-03-02T09:49:00Z"/>
        </w:rPr>
        <w:pPrChange w:id="832" w:author="Dhananjay Kumar" w:date="2016-03-02T09:52:00Z">
          <w:pPr>
            <w:pStyle w:val="Heading3"/>
            <w:ind w:left="360"/>
          </w:pPr>
        </w:pPrChange>
      </w:pPr>
      <w:ins w:id="833" w:author="Dhananjay Kumar" w:date="2016-03-02T09:49:00Z">
        <w:r>
          <w:t>The key f</w:t>
        </w:r>
        <w:r w:rsidR="00620DD0">
          <w:t xml:space="preserve">unctionalities of this process are </w:t>
        </w:r>
      </w:ins>
      <w:ins w:id="834" w:author="Dhananjay Kumar" w:date="2016-03-02T09:53:00Z">
        <w:r w:rsidR="00620DD0">
          <w:t>as follow</w:t>
        </w:r>
      </w:ins>
      <w:ins w:id="835" w:author="Dhananjay Kumar" w:date="2016-03-02T09:49:00Z">
        <w:r>
          <w:t>:</w:t>
        </w:r>
      </w:ins>
    </w:p>
    <w:p w:rsidR="0003727A" w:rsidRDefault="0003727A">
      <w:pPr>
        <w:pStyle w:val="ListParagraph"/>
        <w:numPr>
          <w:ilvl w:val="2"/>
          <w:numId w:val="14"/>
        </w:numPr>
        <w:rPr>
          <w:ins w:id="836" w:author="Dhananjay Kumar" w:date="2016-03-02T09:49:00Z"/>
        </w:rPr>
        <w:pPrChange w:id="837" w:author="Dhananjay Kumar" w:date="2016-03-02T09:52:00Z">
          <w:pPr>
            <w:pStyle w:val="Heading3"/>
            <w:ind w:left="360"/>
          </w:pPr>
        </w:pPrChange>
      </w:pPr>
      <w:ins w:id="838" w:author="Dhananjay Kumar" w:date="2016-03-02T09:49:00Z">
        <w:r>
          <w:t>Upload Applicant data</w:t>
        </w:r>
      </w:ins>
      <w:ins w:id="839" w:author="Dhananjay Kumar" w:date="2016-03-02T09:57:00Z">
        <w:r w:rsidR="00455CF7">
          <w:t xml:space="preserve"> received from bank</w:t>
        </w:r>
      </w:ins>
      <w:ins w:id="840" w:author="Dhananjay Kumar" w:date="2016-03-02T10:06:00Z">
        <w:r w:rsidR="00415135">
          <w:t>.</w:t>
        </w:r>
      </w:ins>
    </w:p>
    <w:p w:rsidR="0003727A" w:rsidRDefault="0003727A">
      <w:pPr>
        <w:pStyle w:val="ListParagraph"/>
        <w:numPr>
          <w:ilvl w:val="2"/>
          <w:numId w:val="14"/>
        </w:numPr>
        <w:rPr>
          <w:ins w:id="841" w:author="Dhananjay Kumar" w:date="2016-03-02T09:50:00Z"/>
        </w:rPr>
        <w:pPrChange w:id="842" w:author="Dhananjay Kumar" w:date="2016-03-02T09:52:00Z">
          <w:pPr>
            <w:pStyle w:val="Heading3"/>
            <w:ind w:left="360"/>
          </w:pPr>
        </w:pPrChange>
      </w:pPr>
      <w:ins w:id="843" w:author="Dhananjay Kumar" w:date="2016-03-02T09:50:00Z">
        <w:r>
          <w:t>Add applicant data</w:t>
        </w:r>
      </w:ins>
      <w:ins w:id="844" w:author="Dhananjay Kumar" w:date="2016-03-02T10:06:00Z">
        <w:r w:rsidR="00415135">
          <w:t>.</w:t>
        </w:r>
      </w:ins>
    </w:p>
    <w:p w:rsidR="0003727A" w:rsidRDefault="0003727A">
      <w:pPr>
        <w:pStyle w:val="ListParagraph"/>
        <w:numPr>
          <w:ilvl w:val="2"/>
          <w:numId w:val="14"/>
        </w:numPr>
        <w:rPr>
          <w:ins w:id="845" w:author="Dhananjay Kumar" w:date="2016-03-02T09:50:00Z"/>
        </w:rPr>
        <w:pPrChange w:id="846" w:author="Dhananjay Kumar" w:date="2016-03-02T09:52:00Z">
          <w:pPr>
            <w:pStyle w:val="Heading3"/>
            <w:ind w:left="360"/>
          </w:pPr>
        </w:pPrChange>
      </w:pPr>
      <w:ins w:id="847" w:author="Dhananjay Kumar" w:date="2016-03-02T09:50:00Z">
        <w:r>
          <w:t xml:space="preserve">Add </w:t>
        </w:r>
        <w:r w:rsidR="006A75C7">
          <w:t>payment information</w:t>
        </w:r>
      </w:ins>
      <w:ins w:id="848" w:author="Dhananjay Kumar" w:date="2016-03-02T09:54:00Z">
        <w:r w:rsidR="00620DD0">
          <w:t xml:space="preserve"> which will trigger the payment received as account receivable in Payment &amp; Receipt system.</w:t>
        </w:r>
      </w:ins>
    </w:p>
    <w:p w:rsidR="00620DD0" w:rsidRDefault="006A75C7">
      <w:pPr>
        <w:pStyle w:val="ListParagraph"/>
        <w:numPr>
          <w:ilvl w:val="2"/>
          <w:numId w:val="14"/>
        </w:numPr>
        <w:rPr>
          <w:ins w:id="849" w:author="Dhananjay Kumar" w:date="2016-03-02T09:57:00Z"/>
        </w:rPr>
        <w:pPrChange w:id="850" w:author="Dhananjay Kumar" w:date="2016-03-02T09:55:00Z">
          <w:pPr>
            <w:pStyle w:val="Heading3"/>
            <w:ind w:left="360"/>
          </w:pPr>
        </w:pPrChange>
      </w:pPr>
      <w:ins w:id="851" w:author="Dhananjay Kumar" w:date="2016-03-02T09:51:00Z">
        <w:r>
          <w:t xml:space="preserve">Search and list applicant based on various </w:t>
        </w:r>
      </w:ins>
      <w:ins w:id="852" w:author="Dhananjay Kumar" w:date="2016-03-02T09:54:00Z">
        <w:r w:rsidR="00620DD0">
          <w:t>search p</w:t>
        </w:r>
      </w:ins>
      <w:ins w:id="853" w:author="Dhananjay Kumar" w:date="2016-03-02T09:51:00Z">
        <w:r>
          <w:t>arameter</w:t>
        </w:r>
      </w:ins>
      <w:ins w:id="854" w:author="Dhananjay Kumar" w:date="2016-03-02T09:55:00Z">
        <w:r w:rsidR="00620DD0">
          <w:t xml:space="preserve"> like name, mobile number</w:t>
        </w:r>
      </w:ins>
      <w:ins w:id="855" w:author="Dhananjay Kumar" w:date="2016-03-02T09:51:00Z">
        <w:r>
          <w:t>.</w:t>
        </w:r>
      </w:ins>
    </w:p>
    <w:p w:rsidR="00455CF7" w:rsidRDefault="00455CF7">
      <w:pPr>
        <w:pStyle w:val="ListParagraph"/>
        <w:numPr>
          <w:ilvl w:val="2"/>
          <w:numId w:val="14"/>
        </w:numPr>
        <w:rPr>
          <w:ins w:id="856" w:author="Dhananjay Kumar" w:date="2016-03-02T09:51:00Z"/>
        </w:rPr>
        <w:pPrChange w:id="857" w:author="Dhananjay Kumar" w:date="2016-03-02T09:55:00Z">
          <w:pPr>
            <w:pStyle w:val="Heading3"/>
            <w:ind w:left="360"/>
          </w:pPr>
        </w:pPrChange>
      </w:pPr>
      <w:ins w:id="858" w:author="Dhananjay Kumar" w:date="2016-03-02T09:57:00Z">
        <w:r>
          <w:t>Download list of applicants.</w:t>
        </w:r>
      </w:ins>
    </w:p>
    <w:p w:rsidR="006A75C7" w:rsidRPr="0003727A" w:rsidDel="00813756" w:rsidRDefault="006A75C7">
      <w:pPr>
        <w:rPr>
          <w:del w:id="859" w:author="Dhananjay Kumar" w:date="2016-03-02T09:55:00Z"/>
          <w:rPrChange w:id="860" w:author="Dhananjay Kumar" w:date="2016-03-02T09:49:00Z">
            <w:rPr>
              <w:del w:id="861" w:author="Dhananjay Kumar" w:date="2016-03-02T09:55:00Z"/>
              <w:b/>
            </w:rPr>
          </w:rPrChange>
        </w:rPr>
        <w:pPrChange w:id="862" w:author="Dhananjay Kumar" w:date="2016-03-02T09:53:00Z">
          <w:pPr>
            <w:pStyle w:val="Heading3"/>
            <w:ind w:left="360"/>
          </w:pPr>
        </w:pPrChange>
      </w:pPr>
      <w:bookmarkStart w:id="863" w:name="_Toc444714308"/>
      <w:bookmarkStart w:id="864" w:name="_Toc444714407"/>
      <w:bookmarkStart w:id="865" w:name="_Toc444714834"/>
      <w:bookmarkStart w:id="866" w:name="_Toc444715134"/>
      <w:bookmarkStart w:id="867" w:name="_Toc444715222"/>
      <w:bookmarkStart w:id="868" w:name="_Toc444715312"/>
      <w:bookmarkStart w:id="869" w:name="_Toc444803802"/>
      <w:bookmarkEnd w:id="863"/>
      <w:bookmarkEnd w:id="864"/>
      <w:bookmarkEnd w:id="865"/>
      <w:bookmarkEnd w:id="866"/>
      <w:bookmarkEnd w:id="867"/>
      <w:bookmarkEnd w:id="868"/>
      <w:bookmarkEnd w:id="869"/>
    </w:p>
    <w:p w:rsidR="00274D2B" w:rsidRPr="00CF40CA" w:rsidRDefault="00EE10D2" w:rsidP="008F19E4">
      <w:pPr>
        <w:pStyle w:val="Heading3"/>
        <w:numPr>
          <w:ilvl w:val="1"/>
          <w:numId w:val="14"/>
        </w:numPr>
        <w:rPr>
          <w:b/>
          <w:sz w:val="22"/>
          <w:szCs w:val="22"/>
        </w:rPr>
      </w:pPr>
      <w:del w:id="870" w:author="Dhananjay Kumar" w:date="2016-03-02T10:25:00Z">
        <w:r w:rsidDel="0033535F">
          <w:rPr>
            <w:b/>
            <w:sz w:val="22"/>
            <w:szCs w:val="22"/>
          </w:rPr>
          <w:delText>Upload/</w:delText>
        </w:r>
      </w:del>
      <w:del w:id="871" w:author="Dhananjay Kumar" w:date="2016-03-02T09:21:00Z">
        <w:r w:rsidDel="007E5B5F">
          <w:rPr>
            <w:b/>
            <w:sz w:val="22"/>
            <w:szCs w:val="22"/>
          </w:rPr>
          <w:delText xml:space="preserve">Add </w:delText>
        </w:r>
        <w:r w:rsidR="00A0227B" w:rsidDel="007E5B5F">
          <w:rPr>
            <w:b/>
            <w:sz w:val="22"/>
            <w:szCs w:val="22"/>
          </w:rPr>
          <w:delText>Applicant</w:delText>
        </w:r>
        <w:r w:rsidR="00EE1E2D" w:rsidRPr="00CF40CA" w:rsidDel="007E5B5F">
          <w:rPr>
            <w:b/>
            <w:sz w:val="22"/>
            <w:szCs w:val="22"/>
          </w:rPr>
          <w:delText xml:space="preserve"> details</w:delText>
        </w:r>
      </w:del>
      <w:bookmarkStart w:id="872" w:name="_Toc444803803"/>
      <w:ins w:id="873" w:author="Dhananjay Kumar" w:date="2016-03-02T10:25:00Z">
        <w:r w:rsidR="0033535F">
          <w:rPr>
            <w:b/>
            <w:sz w:val="22"/>
            <w:szCs w:val="22"/>
          </w:rPr>
          <w:t>Manage Selection Process</w:t>
        </w:r>
      </w:ins>
      <w:bookmarkEnd w:id="872"/>
      <w:ins w:id="874" w:author="Dhananjay Kumar" w:date="2016-03-02T09:21:00Z">
        <w:r w:rsidR="007E5B5F">
          <w:rPr>
            <w:b/>
            <w:sz w:val="22"/>
            <w:szCs w:val="22"/>
          </w:rPr>
          <w:t xml:space="preserve"> </w:t>
        </w:r>
      </w:ins>
      <w:r w:rsidR="00EE1E2D" w:rsidRPr="00CF40CA">
        <w:rPr>
          <w:b/>
          <w:sz w:val="22"/>
          <w:szCs w:val="22"/>
        </w:rPr>
        <w:t xml:space="preserve"> </w:t>
      </w:r>
    </w:p>
    <w:p w:rsidR="0033535F" w:rsidRDefault="0033535F">
      <w:pPr>
        <w:pStyle w:val="NoSpacing"/>
        <w:jc w:val="both"/>
        <w:rPr>
          <w:ins w:id="875" w:author="Dhananjay Kumar" w:date="2016-03-02T10:27:00Z"/>
          <w:rStyle w:val="Emphasis"/>
          <w:i w:val="0"/>
        </w:rPr>
        <w:pPrChange w:id="876" w:author="Dhananjay Kumar" w:date="2016-03-02T10:25:00Z">
          <w:pPr>
            <w:pStyle w:val="NoSpacing"/>
            <w:ind w:left="1620"/>
            <w:jc w:val="both"/>
          </w:pPr>
        </w:pPrChange>
      </w:pPr>
      <w:ins w:id="877" w:author="Dhananjay Kumar" w:date="2016-03-02T10:25:00Z">
        <w:r>
          <w:rPr>
            <w:rStyle w:val="Emphasis"/>
            <w:i w:val="0"/>
          </w:rPr>
          <w:t>There are various selection methods</w:t>
        </w:r>
        <w:del w:id="878" w:author="Gaurav Dutta" w:date="2016-03-02T15:28:00Z">
          <w:r w:rsidDel="00B2660D">
            <w:rPr>
              <w:rStyle w:val="Emphasis"/>
              <w:i w:val="0"/>
            </w:rPr>
            <w:delText xml:space="preserve"> are</w:delText>
          </w:r>
        </w:del>
        <w:r>
          <w:rPr>
            <w:rStyle w:val="Emphasis"/>
            <w:i w:val="0"/>
          </w:rPr>
          <w:t xml:space="preserve"> available like Draw, Open Ended, Tender etc. Each scheme has a defined selection process and the selection process will be managed </w:t>
        </w:r>
      </w:ins>
      <w:ins w:id="879" w:author="Dhananjay Kumar" w:date="2016-03-02T10:27:00Z">
        <w:r>
          <w:rPr>
            <w:rStyle w:val="Emphasis"/>
            <w:i w:val="0"/>
          </w:rPr>
          <w:t>separately</w:t>
        </w:r>
      </w:ins>
      <w:ins w:id="880" w:author="Dhananjay Kumar" w:date="2016-03-02T10:25:00Z">
        <w:r>
          <w:rPr>
            <w:rStyle w:val="Emphasis"/>
            <w:i w:val="0"/>
          </w:rPr>
          <w:t>.</w:t>
        </w:r>
      </w:ins>
      <w:ins w:id="881" w:author="Dhananjay Kumar" w:date="2016-03-02T10:27:00Z">
        <w:r>
          <w:rPr>
            <w:rStyle w:val="Emphasis"/>
            <w:i w:val="0"/>
          </w:rPr>
          <w:t xml:space="preserve"> Key functionalities required to manage the selection process are as follow:</w:t>
        </w:r>
      </w:ins>
    </w:p>
    <w:p w:rsidR="0033535F" w:rsidRPr="004A1050" w:rsidRDefault="0033535F">
      <w:pPr>
        <w:pStyle w:val="NoSpacing"/>
        <w:numPr>
          <w:ilvl w:val="0"/>
          <w:numId w:val="43"/>
        </w:numPr>
        <w:jc w:val="both"/>
        <w:rPr>
          <w:ins w:id="882" w:author="Dhananjay Kumar" w:date="2016-03-02T10:28:00Z"/>
          <w:rStyle w:val="Emphasis"/>
          <w:i w:val="0"/>
          <w:iCs w:val="0"/>
        </w:rPr>
        <w:pPrChange w:id="883" w:author="Dhananjay Kumar" w:date="2016-03-02T10:28:00Z">
          <w:pPr>
            <w:pStyle w:val="NoSpacing"/>
            <w:ind w:left="1620"/>
            <w:jc w:val="both"/>
          </w:pPr>
        </w:pPrChange>
      </w:pPr>
      <w:ins w:id="884" w:author="Dhananjay Kumar" w:date="2016-03-02T10:29:00Z">
        <w:r>
          <w:rPr>
            <w:rStyle w:val="Emphasis"/>
            <w:i w:val="0"/>
          </w:rPr>
          <w:t>Master</w:t>
        </w:r>
      </w:ins>
      <w:ins w:id="885" w:author="Dhananjay Kumar" w:date="2016-03-02T10:28:00Z">
        <w:r>
          <w:rPr>
            <w:rStyle w:val="Emphasis"/>
            <w:i w:val="0"/>
          </w:rPr>
          <w:t xml:space="preserve"> data:</w:t>
        </w:r>
      </w:ins>
      <w:ins w:id="886" w:author="Dhananjay Kumar" w:date="2016-03-02T10:29:00Z">
        <w:r>
          <w:rPr>
            <w:rStyle w:val="Emphasis"/>
            <w:i w:val="0"/>
          </w:rPr>
          <w:t xml:space="preserve"> </w:t>
        </w:r>
      </w:ins>
      <w:ins w:id="887" w:author="Dhananjay Kumar" w:date="2016-03-02T10:28:00Z">
        <w:r>
          <w:rPr>
            <w:rStyle w:val="Emphasis"/>
            <w:i w:val="0"/>
          </w:rPr>
          <w:t>Add/Edit/Delete</w:t>
        </w:r>
      </w:ins>
      <w:ins w:id="888" w:author="Dhananjay Kumar" w:date="2016-03-02T10:29:00Z">
        <w:r>
          <w:rPr>
            <w:rStyle w:val="Emphasis"/>
            <w:i w:val="0"/>
          </w:rPr>
          <w:t>/List</w:t>
        </w:r>
      </w:ins>
      <w:ins w:id="889" w:author="Dhananjay Kumar" w:date="2016-03-02T10:28:00Z">
        <w:r>
          <w:rPr>
            <w:rStyle w:val="Emphasis"/>
            <w:i w:val="0"/>
          </w:rPr>
          <w:t xml:space="preserve"> selection </w:t>
        </w:r>
      </w:ins>
      <w:ins w:id="890" w:author="Dhananjay Kumar" w:date="2016-03-02T10:29:00Z">
        <w:r>
          <w:rPr>
            <w:rStyle w:val="Emphasis"/>
            <w:i w:val="0"/>
          </w:rPr>
          <w:t>method</w:t>
        </w:r>
      </w:ins>
    </w:p>
    <w:p w:rsidR="0033535F" w:rsidRPr="004A1050" w:rsidRDefault="0033535F">
      <w:pPr>
        <w:pStyle w:val="NoSpacing"/>
        <w:numPr>
          <w:ilvl w:val="0"/>
          <w:numId w:val="43"/>
        </w:numPr>
        <w:jc w:val="both"/>
        <w:rPr>
          <w:ins w:id="891" w:author="Dhananjay Kumar" w:date="2016-03-02T10:39:00Z"/>
          <w:rStyle w:val="Emphasis"/>
          <w:i w:val="0"/>
          <w:iCs w:val="0"/>
        </w:rPr>
        <w:pPrChange w:id="892" w:author="Dhananjay Kumar" w:date="2016-03-02T10:28:00Z">
          <w:pPr>
            <w:pStyle w:val="NoSpacing"/>
            <w:ind w:left="1620"/>
            <w:jc w:val="both"/>
          </w:pPr>
        </w:pPrChange>
      </w:pPr>
      <w:ins w:id="893" w:author="Dhananjay Kumar" w:date="2016-03-02T10:29:00Z">
        <w:r>
          <w:rPr>
            <w:rStyle w:val="Emphasis"/>
            <w:i w:val="0"/>
          </w:rPr>
          <w:t>Add the member of selection board for each method</w:t>
        </w:r>
      </w:ins>
    </w:p>
    <w:p w:rsidR="00CB4F5F" w:rsidRPr="004A1050" w:rsidRDefault="00CB4F5F">
      <w:pPr>
        <w:pStyle w:val="NoSpacing"/>
        <w:numPr>
          <w:ilvl w:val="0"/>
          <w:numId w:val="43"/>
        </w:numPr>
        <w:jc w:val="both"/>
        <w:rPr>
          <w:ins w:id="894" w:author="Dhananjay Kumar" w:date="2016-03-02T10:41:00Z"/>
          <w:rStyle w:val="Emphasis"/>
          <w:i w:val="0"/>
          <w:iCs w:val="0"/>
        </w:rPr>
        <w:pPrChange w:id="895" w:author="Dhananjay Kumar" w:date="2016-03-02T10:28:00Z">
          <w:pPr>
            <w:pStyle w:val="NoSpacing"/>
            <w:ind w:left="1620"/>
            <w:jc w:val="both"/>
          </w:pPr>
        </w:pPrChange>
      </w:pPr>
      <w:ins w:id="896" w:author="Dhananjay Kumar" w:date="2016-03-02T10:40:00Z">
        <w:r>
          <w:rPr>
            <w:rStyle w:val="Emphasis"/>
            <w:i w:val="0"/>
          </w:rPr>
          <w:lastRenderedPageBreak/>
          <w:t>Assign selection method to a scheme for industrial properties.</w:t>
        </w:r>
      </w:ins>
    </w:p>
    <w:p w:rsidR="00CB4F5F" w:rsidRPr="00BA267B" w:rsidRDefault="00CB4F5F">
      <w:pPr>
        <w:pStyle w:val="NoSpacing"/>
        <w:numPr>
          <w:ilvl w:val="0"/>
          <w:numId w:val="43"/>
        </w:numPr>
        <w:jc w:val="both"/>
        <w:rPr>
          <w:ins w:id="897" w:author="Gaurav Dutta" w:date="2016-03-02T20:39:00Z"/>
          <w:rStyle w:val="Emphasis"/>
          <w:i w:val="0"/>
          <w:iCs w:val="0"/>
        </w:rPr>
        <w:pPrChange w:id="898" w:author="Dhananjay Kumar" w:date="2016-03-02T10:28:00Z">
          <w:pPr>
            <w:pStyle w:val="NoSpacing"/>
            <w:ind w:left="1620"/>
            <w:jc w:val="both"/>
          </w:pPr>
        </w:pPrChange>
      </w:pPr>
      <w:ins w:id="899" w:author="Dhananjay Kumar" w:date="2016-03-02T10:41:00Z">
        <w:r>
          <w:rPr>
            <w:rStyle w:val="Emphasis"/>
            <w:i w:val="0"/>
          </w:rPr>
          <w:t>Add/Edit/Delete the selection parameters for a selection process.</w:t>
        </w:r>
      </w:ins>
    </w:p>
    <w:p w:rsidR="009D15A1" w:rsidRPr="004A1050" w:rsidRDefault="009D15A1">
      <w:pPr>
        <w:pStyle w:val="NoSpacing"/>
        <w:ind w:left="720"/>
        <w:jc w:val="both"/>
        <w:rPr>
          <w:ins w:id="900" w:author="Dhananjay Kumar" w:date="2016-03-02T10:29:00Z"/>
          <w:rStyle w:val="Emphasis"/>
          <w:i w:val="0"/>
          <w:iCs w:val="0"/>
        </w:rPr>
        <w:pPrChange w:id="901" w:author="Gaurav Dutta" w:date="2016-03-02T20:39:00Z">
          <w:pPr>
            <w:pStyle w:val="NoSpacing"/>
            <w:ind w:left="1620"/>
            <w:jc w:val="both"/>
          </w:pPr>
        </w:pPrChange>
      </w:pPr>
    </w:p>
    <w:p w:rsidR="007E5B5F" w:rsidRPr="00EE10D2" w:rsidDel="00654996" w:rsidRDefault="00274D2B">
      <w:pPr>
        <w:pStyle w:val="NoSpacing"/>
        <w:ind w:left="720"/>
        <w:jc w:val="both"/>
        <w:rPr>
          <w:del w:id="902" w:author="Dhananjay Kumar" w:date="2016-03-02T10:10:00Z"/>
          <w:rStyle w:val="Emphasis"/>
          <w:i w:val="0"/>
          <w:iCs w:val="0"/>
        </w:rPr>
        <w:pPrChange w:id="903" w:author="Dhananjay Kumar" w:date="2016-03-02T10:31:00Z">
          <w:pPr>
            <w:pStyle w:val="NoSpacing"/>
            <w:numPr>
              <w:ilvl w:val="2"/>
              <w:numId w:val="14"/>
            </w:numPr>
            <w:ind w:left="1620" w:hanging="720"/>
            <w:jc w:val="both"/>
          </w:pPr>
        </w:pPrChange>
      </w:pPr>
      <w:del w:id="904" w:author="Dhananjay Kumar" w:date="2016-03-02T09:22:00Z">
        <w:r w:rsidRPr="00EE10D2" w:rsidDel="007E5B5F">
          <w:rPr>
            <w:rStyle w:val="Emphasis"/>
            <w:i w:val="0"/>
          </w:rPr>
          <w:delText>T</w:delText>
        </w:r>
        <w:r w:rsidR="006949B1" w:rsidRPr="00EE10D2" w:rsidDel="007E5B5F">
          <w:rPr>
            <w:rStyle w:val="Emphasis"/>
            <w:i w:val="0"/>
          </w:rPr>
          <w:delText>he assistant would add</w:delText>
        </w:r>
        <w:r w:rsidR="00EE10D2" w:rsidRPr="00EE10D2" w:rsidDel="007E5B5F">
          <w:rPr>
            <w:rStyle w:val="Emphasis"/>
            <w:i w:val="0"/>
          </w:rPr>
          <w:delText>/upload</w:delText>
        </w:r>
        <w:r w:rsidRPr="00EE10D2" w:rsidDel="007E5B5F">
          <w:rPr>
            <w:rStyle w:val="Emphasis"/>
            <w:i w:val="0"/>
          </w:rPr>
          <w:delText xml:space="preserve"> </w:delText>
        </w:r>
        <w:r w:rsidR="006949B1" w:rsidRPr="00EE10D2" w:rsidDel="007E5B5F">
          <w:rPr>
            <w:rStyle w:val="Emphasis"/>
            <w:i w:val="0"/>
          </w:rPr>
          <w:delText xml:space="preserve">the </w:delText>
        </w:r>
        <w:r w:rsidRPr="00EE10D2" w:rsidDel="007E5B5F">
          <w:rPr>
            <w:rStyle w:val="Emphasis"/>
            <w:i w:val="0"/>
          </w:rPr>
          <w:delText>details for all the applicants</w:delText>
        </w:r>
        <w:r w:rsidR="00EE10D2" w:rsidRPr="00EE10D2" w:rsidDel="007E5B5F">
          <w:rPr>
            <w:rStyle w:val="Emphasis"/>
            <w:i w:val="0"/>
          </w:rPr>
          <w:delText xml:space="preserve"> </w:delText>
        </w:r>
        <w:r w:rsidRPr="00EE10D2" w:rsidDel="007E5B5F">
          <w:rPr>
            <w:rStyle w:val="Emphasis"/>
            <w:i w:val="0"/>
          </w:rPr>
          <w:delText>into their respectiv</w:delText>
        </w:r>
        <w:r w:rsidR="00EE10D2" w:rsidDel="007E5B5F">
          <w:rPr>
            <w:rStyle w:val="Emphasis"/>
            <w:i w:val="0"/>
          </w:rPr>
          <w:delText>e system.</w:delText>
        </w:r>
      </w:del>
      <w:bookmarkStart w:id="905" w:name="_Toc444714310"/>
      <w:bookmarkStart w:id="906" w:name="_Toc444714409"/>
      <w:bookmarkStart w:id="907" w:name="_Toc444714836"/>
      <w:bookmarkStart w:id="908" w:name="_Toc444715136"/>
      <w:bookmarkStart w:id="909" w:name="_Toc444715224"/>
      <w:bookmarkStart w:id="910" w:name="_Toc444715314"/>
      <w:bookmarkStart w:id="911" w:name="_Toc444803804"/>
      <w:bookmarkEnd w:id="905"/>
      <w:bookmarkEnd w:id="906"/>
      <w:bookmarkEnd w:id="907"/>
      <w:bookmarkEnd w:id="908"/>
      <w:bookmarkEnd w:id="909"/>
      <w:bookmarkEnd w:id="910"/>
      <w:bookmarkEnd w:id="911"/>
    </w:p>
    <w:p w:rsidR="00EE10D2" w:rsidRPr="00CF40CA" w:rsidDel="0033535F" w:rsidRDefault="00EE10D2">
      <w:pPr>
        <w:pStyle w:val="NoSpacing"/>
        <w:ind w:left="720"/>
        <w:jc w:val="both"/>
        <w:rPr>
          <w:del w:id="912" w:author="Dhananjay Kumar" w:date="2016-03-02T10:33:00Z"/>
        </w:rPr>
        <w:pPrChange w:id="913" w:author="Dhananjay Kumar" w:date="2016-03-02T10:31:00Z">
          <w:pPr>
            <w:pStyle w:val="NoSpacing"/>
            <w:ind w:left="1620"/>
            <w:jc w:val="both"/>
          </w:pPr>
        </w:pPrChange>
      </w:pPr>
      <w:bookmarkStart w:id="914" w:name="_Toc444714311"/>
      <w:bookmarkStart w:id="915" w:name="_Toc444714410"/>
      <w:bookmarkStart w:id="916" w:name="_Toc444714837"/>
      <w:bookmarkStart w:id="917" w:name="_Toc444715137"/>
      <w:bookmarkStart w:id="918" w:name="_Toc444715225"/>
      <w:bookmarkStart w:id="919" w:name="_Toc444715315"/>
      <w:bookmarkStart w:id="920" w:name="_Toc444803805"/>
      <w:bookmarkEnd w:id="914"/>
      <w:bookmarkEnd w:id="915"/>
      <w:bookmarkEnd w:id="916"/>
      <w:bookmarkEnd w:id="917"/>
      <w:bookmarkEnd w:id="918"/>
      <w:bookmarkEnd w:id="919"/>
      <w:bookmarkEnd w:id="920"/>
    </w:p>
    <w:p w:rsidR="00A46D47" w:rsidDel="0033535F" w:rsidRDefault="00A46D47" w:rsidP="008F19E4">
      <w:pPr>
        <w:pStyle w:val="Heading3"/>
        <w:numPr>
          <w:ilvl w:val="1"/>
          <w:numId w:val="14"/>
        </w:numPr>
        <w:rPr>
          <w:del w:id="921" w:author="Dhananjay Kumar" w:date="2016-03-02T10:33:00Z"/>
          <w:b/>
          <w:sz w:val="22"/>
          <w:szCs w:val="22"/>
        </w:rPr>
      </w:pPr>
      <w:del w:id="922" w:author="Dhananjay Kumar" w:date="2016-03-02T10:33:00Z">
        <w:r w:rsidDel="0033535F">
          <w:rPr>
            <w:b/>
            <w:sz w:val="22"/>
            <w:szCs w:val="22"/>
          </w:rPr>
          <w:delText>Selection Process</w:delText>
        </w:r>
        <w:bookmarkStart w:id="923" w:name="_Toc444714312"/>
        <w:bookmarkStart w:id="924" w:name="_Toc444714411"/>
        <w:bookmarkStart w:id="925" w:name="_Toc444714838"/>
        <w:bookmarkStart w:id="926" w:name="_Toc444715138"/>
        <w:bookmarkStart w:id="927" w:name="_Toc444715226"/>
        <w:bookmarkStart w:id="928" w:name="_Toc444715316"/>
        <w:bookmarkStart w:id="929" w:name="_Toc444803806"/>
        <w:bookmarkEnd w:id="923"/>
        <w:bookmarkEnd w:id="924"/>
        <w:bookmarkEnd w:id="925"/>
        <w:bookmarkEnd w:id="926"/>
        <w:bookmarkEnd w:id="927"/>
        <w:bookmarkEnd w:id="928"/>
        <w:bookmarkEnd w:id="929"/>
      </w:del>
    </w:p>
    <w:p w:rsidR="00A46D47" w:rsidDel="0033535F" w:rsidRDefault="00A46D47" w:rsidP="00A46D47">
      <w:pPr>
        <w:pStyle w:val="NoSpacing"/>
        <w:numPr>
          <w:ilvl w:val="2"/>
          <w:numId w:val="14"/>
        </w:numPr>
        <w:jc w:val="both"/>
        <w:rPr>
          <w:del w:id="930" w:author="Dhananjay Kumar" w:date="2016-03-02T10:33:00Z"/>
        </w:rPr>
      </w:pPr>
      <w:del w:id="931" w:author="Dhananjay Kumar" w:date="2016-03-02T10:33:00Z">
        <w:r w:rsidDel="0033535F">
          <w:delText>The selection process would be done using any process (Draw, Open-Ended, Tender etc.).</w:delText>
        </w:r>
        <w:bookmarkStart w:id="932" w:name="_Toc444714313"/>
        <w:bookmarkStart w:id="933" w:name="_Toc444714412"/>
        <w:bookmarkStart w:id="934" w:name="_Toc444714839"/>
        <w:bookmarkStart w:id="935" w:name="_Toc444715139"/>
        <w:bookmarkStart w:id="936" w:name="_Toc444715227"/>
        <w:bookmarkStart w:id="937" w:name="_Toc444715317"/>
        <w:bookmarkStart w:id="938" w:name="_Toc444803807"/>
        <w:bookmarkEnd w:id="932"/>
        <w:bookmarkEnd w:id="933"/>
        <w:bookmarkEnd w:id="934"/>
        <w:bookmarkEnd w:id="935"/>
        <w:bookmarkEnd w:id="936"/>
        <w:bookmarkEnd w:id="937"/>
        <w:bookmarkEnd w:id="938"/>
      </w:del>
    </w:p>
    <w:p w:rsidR="007E5B5F" w:rsidDel="0033535F" w:rsidRDefault="00A46D47">
      <w:pPr>
        <w:pStyle w:val="NoSpacing"/>
        <w:numPr>
          <w:ilvl w:val="2"/>
          <w:numId w:val="14"/>
        </w:numPr>
        <w:jc w:val="both"/>
        <w:rPr>
          <w:del w:id="939" w:author="Dhananjay Kumar" w:date="2016-03-02T10:33:00Z"/>
        </w:rPr>
      </w:pPr>
      <w:del w:id="940" w:author="Dhananjay Kumar" w:date="2016-03-02T10:33:00Z">
        <w:r w:rsidDel="0033535F">
          <w:delText xml:space="preserve">An allottee list would be prepared that has the names of successful applicants and it will be sent for approval to </w:delText>
        </w:r>
        <w:r w:rsidR="00CB5629" w:rsidDel="0033535F">
          <w:delText xml:space="preserve">authorized </w:delText>
        </w:r>
      </w:del>
      <w:del w:id="941" w:author="Dhananjay Kumar" w:date="2016-03-02T09:26:00Z">
        <w:r w:rsidR="00CB5629" w:rsidDel="007E5B5F">
          <w:delText>personnel</w:delText>
        </w:r>
      </w:del>
      <w:del w:id="942" w:author="Dhananjay Kumar" w:date="2016-03-02T10:33:00Z">
        <w:r w:rsidDel="0033535F">
          <w:delText>.</w:delText>
        </w:r>
        <w:bookmarkStart w:id="943" w:name="_Toc444714314"/>
        <w:bookmarkStart w:id="944" w:name="_Toc444714413"/>
        <w:bookmarkStart w:id="945" w:name="_Toc444714840"/>
        <w:bookmarkStart w:id="946" w:name="_Toc444715140"/>
        <w:bookmarkStart w:id="947" w:name="_Toc444715228"/>
        <w:bookmarkStart w:id="948" w:name="_Toc444715318"/>
        <w:bookmarkStart w:id="949" w:name="_Toc444803808"/>
        <w:bookmarkEnd w:id="943"/>
        <w:bookmarkEnd w:id="944"/>
        <w:bookmarkEnd w:id="945"/>
        <w:bookmarkEnd w:id="946"/>
        <w:bookmarkEnd w:id="947"/>
        <w:bookmarkEnd w:id="948"/>
        <w:bookmarkEnd w:id="949"/>
      </w:del>
    </w:p>
    <w:p w:rsidR="00A46D47" w:rsidRPr="00A46D47" w:rsidDel="0033535F" w:rsidRDefault="00A46D47">
      <w:pPr>
        <w:pStyle w:val="NoSpacing"/>
        <w:jc w:val="both"/>
        <w:rPr>
          <w:del w:id="950" w:author="Dhananjay Kumar" w:date="2016-03-02T10:33:00Z"/>
        </w:rPr>
        <w:pPrChange w:id="951" w:author="Dhananjay Kumar" w:date="2016-03-02T10:33:00Z">
          <w:pPr>
            <w:pStyle w:val="NoSpacing"/>
            <w:ind w:left="1620"/>
            <w:jc w:val="both"/>
          </w:pPr>
        </w:pPrChange>
      </w:pPr>
      <w:bookmarkStart w:id="952" w:name="_Toc444714315"/>
      <w:bookmarkStart w:id="953" w:name="_Toc444714414"/>
      <w:bookmarkStart w:id="954" w:name="_Toc444714841"/>
      <w:bookmarkStart w:id="955" w:name="_Toc444715141"/>
      <w:bookmarkStart w:id="956" w:name="_Toc444715229"/>
      <w:bookmarkStart w:id="957" w:name="_Toc444715319"/>
      <w:bookmarkStart w:id="958" w:name="_Toc444803809"/>
      <w:bookmarkEnd w:id="952"/>
      <w:bookmarkEnd w:id="953"/>
      <w:bookmarkEnd w:id="954"/>
      <w:bookmarkEnd w:id="955"/>
      <w:bookmarkEnd w:id="956"/>
      <w:bookmarkEnd w:id="957"/>
      <w:bookmarkEnd w:id="958"/>
    </w:p>
    <w:p w:rsidR="00274D2B" w:rsidRDefault="00EE1E2D" w:rsidP="008F19E4">
      <w:pPr>
        <w:pStyle w:val="Heading3"/>
        <w:numPr>
          <w:ilvl w:val="1"/>
          <w:numId w:val="14"/>
        </w:numPr>
        <w:rPr>
          <w:ins w:id="959" w:author="Dhananjay Kumar" w:date="2016-03-02T10:42:00Z"/>
          <w:b/>
          <w:sz w:val="22"/>
          <w:szCs w:val="22"/>
        </w:rPr>
      </w:pPr>
      <w:del w:id="960" w:author="Dhananjay Kumar" w:date="2016-03-02T10:33:00Z">
        <w:r w:rsidRPr="00CF40CA" w:rsidDel="00834864">
          <w:rPr>
            <w:b/>
            <w:sz w:val="22"/>
            <w:szCs w:val="22"/>
          </w:rPr>
          <w:delText>Approval for Successful Applicants</w:delText>
        </w:r>
      </w:del>
      <w:bookmarkStart w:id="961" w:name="_Toc444803810"/>
      <w:ins w:id="962" w:author="Dhananjay Kumar" w:date="2016-03-02T10:33:00Z">
        <w:r w:rsidR="00834864">
          <w:rPr>
            <w:b/>
            <w:sz w:val="22"/>
            <w:szCs w:val="22"/>
          </w:rPr>
          <w:t xml:space="preserve">Allotment </w:t>
        </w:r>
      </w:ins>
      <w:ins w:id="963" w:author="Dhananjay Kumar" w:date="2016-03-02T10:34:00Z">
        <w:r w:rsidR="00834864">
          <w:rPr>
            <w:b/>
            <w:sz w:val="22"/>
            <w:szCs w:val="22"/>
          </w:rPr>
          <w:t>&amp; Payment</w:t>
        </w:r>
      </w:ins>
      <w:bookmarkEnd w:id="961"/>
      <w:ins w:id="964" w:author="Dhananjay Kumar" w:date="2016-03-02T10:38:00Z">
        <w:r w:rsidR="00CB4F5F">
          <w:rPr>
            <w:b/>
            <w:sz w:val="22"/>
            <w:szCs w:val="22"/>
          </w:rPr>
          <w:t xml:space="preserve"> </w:t>
        </w:r>
      </w:ins>
    </w:p>
    <w:p w:rsidR="00C62793" w:rsidRDefault="00322C3C">
      <w:pPr>
        <w:rPr>
          <w:ins w:id="965" w:author="Dhananjay Kumar" w:date="2016-03-02T11:38:00Z"/>
        </w:rPr>
        <w:pPrChange w:id="966" w:author="Dhananjay Kumar" w:date="2016-03-02T10:42:00Z">
          <w:pPr>
            <w:pStyle w:val="Heading3"/>
            <w:numPr>
              <w:ilvl w:val="1"/>
              <w:numId w:val="14"/>
            </w:numPr>
            <w:ind w:left="360" w:hanging="360"/>
          </w:pPr>
        </w:pPrChange>
      </w:pPr>
      <w:ins w:id="967" w:author="Dhananjay Kumar" w:date="2016-03-02T11:36:00Z">
        <w:r>
          <w:t>In proposed solution, the manual process of draw/tender or any other selection process will be considered. However, the input at various stage will be recorded for open ended schemes. The key functionalities of this process are as follow:</w:t>
        </w:r>
      </w:ins>
    </w:p>
    <w:p w:rsidR="00322C3C" w:rsidRPr="006A0C48" w:rsidRDefault="00322C3C">
      <w:pPr>
        <w:pStyle w:val="NoSpacing"/>
        <w:numPr>
          <w:ilvl w:val="2"/>
          <w:numId w:val="14"/>
        </w:numPr>
        <w:jc w:val="both"/>
        <w:rPr>
          <w:ins w:id="968" w:author="Dhananjay Kumar" w:date="2016-03-02T11:38:00Z"/>
          <w:rStyle w:val="Emphasis"/>
          <w:i w:val="0"/>
          <w:iCs w:val="0"/>
        </w:rPr>
        <w:pPrChange w:id="969" w:author="Dhananjay Kumar" w:date="2016-03-02T11:49:00Z">
          <w:pPr>
            <w:pStyle w:val="NoSpacing"/>
            <w:numPr>
              <w:numId w:val="14"/>
            </w:numPr>
            <w:ind w:left="360" w:hanging="360"/>
            <w:jc w:val="both"/>
          </w:pPr>
        </w:pPrChange>
      </w:pPr>
      <w:ins w:id="970" w:author="Dhananjay Kumar" w:date="2016-03-02T11:38:00Z">
        <w:r>
          <w:rPr>
            <w:rStyle w:val="Emphasis"/>
            <w:i w:val="0"/>
          </w:rPr>
          <w:t>Provide an interface for members to record interview feedback data in system.[schemes which require</w:t>
        </w:r>
      </w:ins>
      <w:ins w:id="971" w:author="Dhananjay Kumar" w:date="2016-03-03T08:22:00Z">
        <w:r w:rsidR="004803DC">
          <w:rPr>
            <w:rStyle w:val="Emphasis"/>
            <w:i w:val="0"/>
          </w:rPr>
          <w:t>s</w:t>
        </w:r>
      </w:ins>
      <w:ins w:id="972" w:author="Dhananjay Kumar" w:date="2016-03-02T11:38:00Z">
        <w:r>
          <w:rPr>
            <w:rStyle w:val="Emphasis"/>
            <w:i w:val="0"/>
          </w:rPr>
          <w:t xml:space="preserve"> interview</w:t>
        </w:r>
      </w:ins>
      <w:ins w:id="973" w:author="Dhananjay Kumar" w:date="2016-03-02T11:39:00Z">
        <w:r>
          <w:rPr>
            <w:rStyle w:val="Emphasis"/>
            <w:i w:val="0"/>
          </w:rPr>
          <w:t>]</w:t>
        </w:r>
      </w:ins>
      <w:ins w:id="974" w:author="Dhananjay Kumar" w:date="2016-03-02T11:38:00Z">
        <w:r>
          <w:rPr>
            <w:rStyle w:val="Emphasis"/>
            <w:i w:val="0"/>
          </w:rPr>
          <w:t>.</w:t>
        </w:r>
      </w:ins>
    </w:p>
    <w:p w:rsidR="00322C3C" w:rsidRPr="006A0C48" w:rsidRDefault="00322C3C">
      <w:pPr>
        <w:pStyle w:val="NoSpacing"/>
        <w:numPr>
          <w:ilvl w:val="2"/>
          <w:numId w:val="14"/>
        </w:numPr>
        <w:jc w:val="both"/>
        <w:rPr>
          <w:ins w:id="975" w:author="Dhananjay Kumar" w:date="2016-03-02T11:38:00Z"/>
          <w:rStyle w:val="Emphasis"/>
          <w:i w:val="0"/>
          <w:iCs w:val="0"/>
        </w:rPr>
        <w:pPrChange w:id="976" w:author="Dhananjay Kumar" w:date="2016-03-02T11:49:00Z">
          <w:pPr>
            <w:pStyle w:val="NoSpacing"/>
            <w:numPr>
              <w:numId w:val="14"/>
            </w:numPr>
            <w:ind w:left="360" w:hanging="360"/>
            <w:jc w:val="both"/>
          </w:pPr>
        </w:pPrChange>
      </w:pPr>
      <w:ins w:id="977" w:author="Dhananjay Kumar" w:date="2016-03-02T11:38:00Z">
        <w:r>
          <w:rPr>
            <w:rStyle w:val="Emphasis"/>
            <w:i w:val="0"/>
          </w:rPr>
          <w:t>Keep the history of execution of selection process</w:t>
        </w:r>
      </w:ins>
    </w:p>
    <w:p w:rsidR="00322C3C" w:rsidRDefault="00322C3C">
      <w:pPr>
        <w:pStyle w:val="NoSpacing"/>
        <w:numPr>
          <w:ilvl w:val="2"/>
          <w:numId w:val="14"/>
        </w:numPr>
        <w:jc w:val="both"/>
        <w:rPr>
          <w:ins w:id="978" w:author="Dhananjay Kumar" w:date="2016-03-02T11:39:00Z"/>
          <w:rStyle w:val="Emphasis"/>
          <w:i w:val="0"/>
          <w:iCs w:val="0"/>
        </w:rPr>
        <w:pPrChange w:id="979" w:author="Dhananjay Kumar" w:date="2016-03-02T11:49:00Z">
          <w:pPr>
            <w:pStyle w:val="NoSpacing"/>
            <w:numPr>
              <w:numId w:val="14"/>
            </w:numPr>
            <w:ind w:left="360" w:hanging="360"/>
            <w:jc w:val="both"/>
          </w:pPr>
        </w:pPrChange>
      </w:pPr>
      <w:ins w:id="980" w:author="Dhananjay Kumar" w:date="2016-03-02T11:38:00Z">
        <w:r>
          <w:rPr>
            <w:rStyle w:val="Emphasis"/>
            <w:i w:val="0"/>
            <w:iCs w:val="0"/>
          </w:rPr>
          <w:t>View history of the activities happened for an application.</w:t>
        </w:r>
      </w:ins>
    </w:p>
    <w:p w:rsidR="00322C3C" w:rsidRDefault="00FA6019">
      <w:pPr>
        <w:pStyle w:val="NoSpacing"/>
        <w:numPr>
          <w:ilvl w:val="2"/>
          <w:numId w:val="14"/>
        </w:numPr>
        <w:jc w:val="both"/>
        <w:rPr>
          <w:ins w:id="981" w:author="Dhananjay Kumar" w:date="2016-03-02T12:12:00Z"/>
          <w:rStyle w:val="Emphasis"/>
          <w:i w:val="0"/>
          <w:iCs w:val="0"/>
        </w:rPr>
        <w:pPrChange w:id="982" w:author="Dhananjay Kumar" w:date="2016-03-02T11:49:00Z">
          <w:pPr>
            <w:pStyle w:val="NoSpacing"/>
            <w:numPr>
              <w:numId w:val="14"/>
            </w:numPr>
            <w:ind w:left="360" w:hanging="360"/>
            <w:jc w:val="both"/>
          </w:pPr>
        </w:pPrChange>
      </w:pPr>
      <w:ins w:id="983" w:author="Dhananjay Kumar" w:date="2016-03-02T12:12:00Z">
        <w:r>
          <w:rPr>
            <w:rStyle w:val="Emphasis"/>
            <w:i w:val="0"/>
            <w:iCs w:val="0"/>
          </w:rPr>
          <w:t>Bulk upload of</w:t>
        </w:r>
      </w:ins>
      <w:ins w:id="984" w:author="Dhananjay Kumar" w:date="2016-03-02T11:39:00Z">
        <w:r w:rsidR="00322C3C">
          <w:rPr>
            <w:rStyle w:val="Emphasis"/>
            <w:i w:val="0"/>
            <w:iCs w:val="0"/>
          </w:rPr>
          <w:t xml:space="preserve"> </w:t>
        </w:r>
      </w:ins>
      <w:ins w:id="985" w:author="Dhananjay Kumar" w:date="2016-03-02T12:11:00Z">
        <w:r>
          <w:rPr>
            <w:rStyle w:val="Emphasis"/>
            <w:i w:val="0"/>
            <w:iCs w:val="0"/>
          </w:rPr>
          <w:t xml:space="preserve">approved </w:t>
        </w:r>
      </w:ins>
      <w:ins w:id="986" w:author="Dhananjay Kumar" w:date="2016-03-02T11:40:00Z">
        <w:r>
          <w:rPr>
            <w:rStyle w:val="Emphasis"/>
            <w:i w:val="0"/>
            <w:iCs w:val="0"/>
          </w:rPr>
          <w:t xml:space="preserve">allotment </w:t>
        </w:r>
      </w:ins>
      <w:ins w:id="987" w:author="Dhananjay Kumar" w:date="2016-03-02T12:12:00Z">
        <w:r>
          <w:rPr>
            <w:rStyle w:val="Emphasis"/>
            <w:i w:val="0"/>
            <w:iCs w:val="0"/>
          </w:rPr>
          <w:t>data</w:t>
        </w:r>
      </w:ins>
      <w:ins w:id="988" w:author="Dhananjay Kumar" w:date="2016-03-02T11:40:00Z">
        <w:r>
          <w:rPr>
            <w:rStyle w:val="Emphasis"/>
            <w:i w:val="0"/>
            <w:iCs w:val="0"/>
          </w:rPr>
          <w:t xml:space="preserve"> and auto approval </w:t>
        </w:r>
      </w:ins>
      <w:ins w:id="989" w:author="Dhananjay Kumar" w:date="2016-03-02T12:12:00Z">
        <w:r>
          <w:rPr>
            <w:rStyle w:val="Emphasis"/>
            <w:i w:val="0"/>
            <w:iCs w:val="0"/>
          </w:rPr>
          <w:t>with</w:t>
        </w:r>
      </w:ins>
      <w:ins w:id="990" w:author="Dhananjay Kumar" w:date="2016-03-02T11:40:00Z">
        <w:r>
          <w:rPr>
            <w:rStyle w:val="Emphasis"/>
            <w:i w:val="0"/>
            <w:iCs w:val="0"/>
          </w:rPr>
          <w:t xml:space="preserve">in </w:t>
        </w:r>
      </w:ins>
      <w:ins w:id="991" w:author="Dhananjay Kumar" w:date="2016-03-02T12:12:00Z">
        <w:r>
          <w:rPr>
            <w:rStyle w:val="Emphasis"/>
            <w:i w:val="0"/>
            <w:iCs w:val="0"/>
          </w:rPr>
          <w:t xml:space="preserve">the </w:t>
        </w:r>
      </w:ins>
      <w:ins w:id="992" w:author="Dhananjay Kumar" w:date="2016-03-02T11:40:00Z">
        <w:r>
          <w:rPr>
            <w:rStyle w:val="Emphasis"/>
            <w:i w:val="0"/>
            <w:iCs w:val="0"/>
          </w:rPr>
          <w:t>system</w:t>
        </w:r>
        <w:r w:rsidR="00322C3C">
          <w:rPr>
            <w:rStyle w:val="Emphasis"/>
            <w:i w:val="0"/>
            <w:iCs w:val="0"/>
          </w:rPr>
          <w:t>.</w:t>
        </w:r>
      </w:ins>
    </w:p>
    <w:p w:rsidR="00FA6019" w:rsidRDefault="00FA6019">
      <w:pPr>
        <w:pStyle w:val="NoSpacing"/>
        <w:numPr>
          <w:ilvl w:val="2"/>
          <w:numId w:val="14"/>
        </w:numPr>
        <w:jc w:val="both"/>
        <w:rPr>
          <w:ins w:id="993" w:author="Dhananjay Kumar" w:date="2016-03-02T12:12:00Z"/>
          <w:rStyle w:val="Emphasis"/>
          <w:i w:val="0"/>
          <w:iCs w:val="0"/>
        </w:rPr>
        <w:pPrChange w:id="994" w:author="Dhananjay Kumar" w:date="2016-03-02T11:49:00Z">
          <w:pPr>
            <w:pStyle w:val="NoSpacing"/>
            <w:numPr>
              <w:numId w:val="14"/>
            </w:numPr>
            <w:ind w:left="360" w:hanging="360"/>
            <w:jc w:val="both"/>
          </w:pPr>
        </w:pPrChange>
      </w:pPr>
      <w:ins w:id="995" w:author="Dhananjay Kumar" w:date="2016-03-02T12:14:00Z">
        <w:r>
          <w:rPr>
            <w:rStyle w:val="Emphasis"/>
            <w:i w:val="0"/>
            <w:iCs w:val="0"/>
          </w:rPr>
          <w:t>List of</w:t>
        </w:r>
      </w:ins>
      <w:ins w:id="996" w:author="Dhananjay Kumar" w:date="2016-03-02T12:12:00Z">
        <w:r w:rsidRPr="00FA6019">
          <w:rPr>
            <w:rStyle w:val="Emphasis"/>
            <w:i w:val="0"/>
            <w:iCs w:val="0"/>
          </w:rPr>
          <w:t xml:space="preserve"> all selected applicant and </w:t>
        </w:r>
      </w:ins>
      <w:ins w:id="997" w:author="Dhananjay Kumar" w:date="2016-03-02T12:13:00Z">
        <w:r w:rsidRPr="00FA6019">
          <w:rPr>
            <w:rStyle w:val="Emphasis"/>
            <w:i w:val="0"/>
            <w:iCs w:val="0"/>
          </w:rPr>
          <w:t xml:space="preserve">bulk </w:t>
        </w:r>
      </w:ins>
      <w:ins w:id="998" w:author="Dhananjay Kumar" w:date="2016-03-02T12:12:00Z">
        <w:r w:rsidRPr="00FA6019">
          <w:rPr>
            <w:rStyle w:val="Emphasis"/>
            <w:i w:val="0"/>
            <w:iCs w:val="0"/>
          </w:rPr>
          <w:t>approval</w:t>
        </w:r>
        <w:r>
          <w:rPr>
            <w:rStyle w:val="Emphasis"/>
            <w:i w:val="0"/>
            <w:iCs w:val="0"/>
          </w:rPr>
          <w:t xml:space="preserve"> by relevant authority.</w:t>
        </w:r>
      </w:ins>
    </w:p>
    <w:p w:rsidR="00FA6019" w:rsidRPr="00FA6019" w:rsidRDefault="00FA6019">
      <w:pPr>
        <w:pStyle w:val="NoSpacing"/>
        <w:numPr>
          <w:ilvl w:val="2"/>
          <w:numId w:val="14"/>
        </w:numPr>
        <w:jc w:val="both"/>
        <w:rPr>
          <w:ins w:id="999" w:author="Dhananjay Kumar" w:date="2016-03-02T11:40:00Z"/>
          <w:rStyle w:val="Emphasis"/>
          <w:i w:val="0"/>
          <w:iCs w:val="0"/>
        </w:rPr>
        <w:pPrChange w:id="1000" w:author="Dhananjay Kumar" w:date="2016-03-02T11:49:00Z">
          <w:pPr>
            <w:pStyle w:val="NoSpacing"/>
            <w:numPr>
              <w:numId w:val="14"/>
            </w:numPr>
            <w:ind w:left="360" w:hanging="360"/>
            <w:jc w:val="both"/>
          </w:pPr>
        </w:pPrChange>
      </w:pPr>
      <w:ins w:id="1001" w:author="Dhananjay Kumar" w:date="2016-03-02T12:10:00Z">
        <w:r w:rsidRPr="00FA6019">
          <w:rPr>
            <w:rStyle w:val="Emphasis"/>
            <w:i w:val="0"/>
            <w:iCs w:val="0"/>
          </w:rPr>
          <w:t xml:space="preserve">Allotment of a single property </w:t>
        </w:r>
      </w:ins>
    </w:p>
    <w:p w:rsidR="00322C3C" w:rsidRPr="00322C3C" w:rsidRDefault="00322C3C">
      <w:pPr>
        <w:pStyle w:val="NoSpacing"/>
        <w:numPr>
          <w:ilvl w:val="2"/>
          <w:numId w:val="14"/>
        </w:numPr>
        <w:jc w:val="both"/>
        <w:rPr>
          <w:ins w:id="1002" w:author="Dhananjay Kumar" w:date="2016-03-02T11:42:00Z"/>
          <w:rStyle w:val="Emphasis"/>
          <w:i w:val="0"/>
          <w:iCs w:val="0"/>
          <w:rPrChange w:id="1003" w:author="Dhananjay Kumar" w:date="2016-03-02T11:42:00Z">
            <w:rPr>
              <w:ins w:id="1004" w:author="Dhananjay Kumar" w:date="2016-03-02T11:42:00Z"/>
              <w:rStyle w:val="Emphasis"/>
              <w:b/>
              <w:i w:val="0"/>
              <w:iCs w:val="0"/>
            </w:rPr>
          </w:rPrChange>
        </w:rPr>
        <w:pPrChange w:id="1005" w:author="Dhananjay Kumar" w:date="2016-03-02T11:49:00Z">
          <w:pPr>
            <w:pStyle w:val="NoSpacing"/>
            <w:numPr>
              <w:numId w:val="14"/>
            </w:numPr>
            <w:ind w:left="360" w:hanging="360"/>
            <w:jc w:val="both"/>
          </w:pPr>
        </w:pPrChange>
      </w:pPr>
      <w:ins w:id="1006" w:author="Dhananjay Kumar" w:date="2016-03-02T11:41:00Z">
        <w:r>
          <w:rPr>
            <w:rStyle w:val="Emphasis"/>
            <w:i w:val="0"/>
            <w:iCs w:val="0"/>
          </w:rPr>
          <w:t>Create a payment schedule for al</w:t>
        </w:r>
      </w:ins>
      <w:ins w:id="1007" w:author="Dhananjay Kumar" w:date="2016-03-02T11:43:00Z">
        <w:r w:rsidR="00496A38">
          <w:rPr>
            <w:rStyle w:val="Emphasis"/>
            <w:i w:val="0"/>
            <w:iCs w:val="0"/>
          </w:rPr>
          <w:t>l</w:t>
        </w:r>
      </w:ins>
      <w:ins w:id="1008" w:author="Dhananjay Kumar" w:date="2016-03-02T11:41:00Z">
        <w:r>
          <w:rPr>
            <w:rStyle w:val="Emphasis"/>
            <w:i w:val="0"/>
            <w:iCs w:val="0"/>
          </w:rPr>
          <w:t>o</w:t>
        </w:r>
      </w:ins>
      <w:ins w:id="1009" w:author="Gaurav Dutta" w:date="2016-03-02T15:28:00Z">
        <w:r w:rsidR="00B2660D">
          <w:rPr>
            <w:rStyle w:val="Emphasis"/>
            <w:i w:val="0"/>
            <w:iCs w:val="0"/>
          </w:rPr>
          <w:t>t</w:t>
        </w:r>
      </w:ins>
      <w:ins w:id="1010" w:author="Dhananjay Kumar" w:date="2016-03-02T11:41:00Z">
        <w:r>
          <w:rPr>
            <w:rStyle w:val="Emphasis"/>
            <w:i w:val="0"/>
            <w:iCs w:val="0"/>
          </w:rPr>
          <w:t xml:space="preserve">tee based on the rule mentioned in </w:t>
        </w:r>
        <w:r w:rsidRPr="00322C3C">
          <w:rPr>
            <w:rStyle w:val="Emphasis"/>
            <w:b/>
            <w:i w:val="0"/>
            <w:iCs w:val="0"/>
            <w:rPrChange w:id="1011" w:author="Dhananjay Kumar" w:date="2016-03-02T11:42:00Z">
              <w:rPr>
                <w:rStyle w:val="Emphasis"/>
                <w:i w:val="0"/>
                <w:iCs w:val="0"/>
              </w:rPr>
            </w:rPrChange>
          </w:rPr>
          <w:t xml:space="preserve">section </w:t>
        </w:r>
      </w:ins>
      <w:ins w:id="1012" w:author="Dhananjay Kumar" w:date="2016-03-02T11:50:00Z">
        <w:r w:rsidR="002D6E90">
          <w:rPr>
            <w:rStyle w:val="Emphasis"/>
            <w:b/>
            <w:i w:val="0"/>
            <w:iCs w:val="0"/>
          </w:rPr>
          <w:t>1</w:t>
        </w:r>
      </w:ins>
      <w:ins w:id="1013" w:author="Dhananjay Kumar" w:date="2016-03-02T11:41:00Z">
        <w:r w:rsidRPr="00322C3C">
          <w:rPr>
            <w:rStyle w:val="Emphasis"/>
            <w:b/>
            <w:i w:val="0"/>
            <w:iCs w:val="0"/>
            <w:rPrChange w:id="1014" w:author="Dhananjay Kumar" w:date="2016-03-02T11:42:00Z">
              <w:rPr>
                <w:rStyle w:val="Emphasis"/>
                <w:i w:val="0"/>
                <w:iCs w:val="0"/>
              </w:rPr>
            </w:rPrChange>
          </w:rPr>
          <w:t>.</w:t>
        </w:r>
      </w:ins>
      <w:ins w:id="1015" w:author="Dhananjay Kumar" w:date="2016-03-02T11:50:00Z">
        <w:r w:rsidR="002D6E90">
          <w:rPr>
            <w:rStyle w:val="Emphasis"/>
            <w:b/>
            <w:i w:val="0"/>
            <w:iCs w:val="0"/>
          </w:rPr>
          <w:t>6</w:t>
        </w:r>
      </w:ins>
      <w:ins w:id="1016" w:author="Dhananjay Kumar" w:date="2016-03-02T12:14:00Z">
        <w:r w:rsidR="00C93029">
          <w:rPr>
            <w:rStyle w:val="Emphasis"/>
            <w:b/>
            <w:i w:val="0"/>
            <w:iCs w:val="0"/>
          </w:rPr>
          <w:t>.5</w:t>
        </w:r>
      </w:ins>
      <w:ins w:id="1017" w:author="Dhananjay Kumar" w:date="2016-03-02T11:42:00Z">
        <w:r>
          <w:rPr>
            <w:rStyle w:val="Emphasis"/>
            <w:b/>
            <w:i w:val="0"/>
            <w:iCs w:val="0"/>
          </w:rPr>
          <w:t xml:space="preserve"> </w:t>
        </w:r>
      </w:ins>
    </w:p>
    <w:p w:rsidR="00322C3C" w:rsidRPr="00496A38" w:rsidRDefault="00322C3C">
      <w:pPr>
        <w:pStyle w:val="NoSpacing"/>
        <w:numPr>
          <w:ilvl w:val="2"/>
          <w:numId w:val="14"/>
        </w:numPr>
        <w:jc w:val="both"/>
        <w:rPr>
          <w:ins w:id="1018" w:author="Dhananjay Kumar" w:date="2016-03-02T11:42:00Z"/>
          <w:rStyle w:val="Emphasis"/>
          <w:i w:val="0"/>
          <w:iCs w:val="0"/>
          <w:rPrChange w:id="1019" w:author="Dhananjay Kumar" w:date="2016-03-02T11:44:00Z">
            <w:rPr>
              <w:ins w:id="1020" w:author="Dhananjay Kumar" w:date="2016-03-02T11:42:00Z"/>
              <w:rStyle w:val="Emphasis"/>
              <w:b/>
              <w:i w:val="0"/>
              <w:iCs w:val="0"/>
            </w:rPr>
          </w:rPrChange>
        </w:rPr>
        <w:pPrChange w:id="1021" w:author="Dhananjay Kumar" w:date="2016-03-02T11:49:00Z">
          <w:pPr>
            <w:pStyle w:val="NoSpacing"/>
            <w:numPr>
              <w:numId w:val="14"/>
            </w:numPr>
            <w:ind w:left="360" w:hanging="360"/>
            <w:jc w:val="both"/>
          </w:pPr>
        </w:pPrChange>
      </w:pPr>
      <w:ins w:id="1022" w:author="Dhananjay Kumar" w:date="2016-03-02T11:42:00Z">
        <w:r w:rsidRPr="00496A38">
          <w:rPr>
            <w:rStyle w:val="Emphasis"/>
            <w:i w:val="0"/>
            <w:iCs w:val="0"/>
            <w:rPrChange w:id="1023" w:author="Dhananjay Kumar" w:date="2016-03-02T11:44:00Z">
              <w:rPr>
                <w:rStyle w:val="Emphasis"/>
                <w:b/>
                <w:i w:val="0"/>
                <w:iCs w:val="0"/>
              </w:rPr>
            </w:rPrChange>
          </w:rPr>
          <w:t>Au</w:t>
        </w:r>
      </w:ins>
      <w:ins w:id="1024" w:author="Dhananjay Kumar" w:date="2016-03-02T11:43:00Z">
        <w:r w:rsidRPr="00496A38">
          <w:rPr>
            <w:rStyle w:val="Emphasis"/>
            <w:i w:val="0"/>
            <w:iCs w:val="0"/>
            <w:rPrChange w:id="1025" w:author="Dhananjay Kumar" w:date="2016-03-02T11:44:00Z">
              <w:rPr>
                <w:rStyle w:val="Emphasis"/>
                <w:b/>
                <w:i w:val="0"/>
                <w:iCs w:val="0"/>
              </w:rPr>
            </w:rPrChange>
          </w:rPr>
          <w:t>t</w:t>
        </w:r>
      </w:ins>
      <w:ins w:id="1026" w:author="Dhananjay Kumar" w:date="2016-03-02T11:42:00Z">
        <w:r w:rsidRPr="00496A38">
          <w:rPr>
            <w:rStyle w:val="Emphasis"/>
            <w:i w:val="0"/>
            <w:iCs w:val="0"/>
            <w:rPrChange w:id="1027" w:author="Dhananjay Kumar" w:date="2016-03-02T11:44:00Z">
              <w:rPr>
                <w:rStyle w:val="Emphasis"/>
                <w:b/>
                <w:i w:val="0"/>
                <w:iCs w:val="0"/>
              </w:rPr>
            </w:rPrChange>
          </w:rPr>
          <w:t xml:space="preserve">o generation of allotment letter for the customer. </w:t>
        </w:r>
      </w:ins>
      <w:ins w:id="1028" w:author="Dhananjay Kumar" w:date="2016-03-02T11:43:00Z">
        <w:r w:rsidR="00496A38" w:rsidRPr="00496A38">
          <w:rPr>
            <w:rStyle w:val="Emphasis"/>
            <w:i w:val="0"/>
            <w:iCs w:val="0"/>
            <w:rPrChange w:id="1029" w:author="Dhananjay Kumar" w:date="2016-03-02T11:44:00Z">
              <w:rPr>
                <w:rStyle w:val="Emphasis"/>
                <w:b/>
                <w:i w:val="0"/>
                <w:iCs w:val="0"/>
              </w:rPr>
            </w:rPrChange>
          </w:rPr>
          <w:t xml:space="preserve">[refer </w:t>
        </w:r>
        <w:r w:rsidR="00496A38" w:rsidRPr="00496A38">
          <w:rPr>
            <w:rStyle w:val="Emphasis"/>
            <w:b/>
            <w:i w:val="0"/>
            <w:iCs w:val="0"/>
          </w:rPr>
          <w:t>Annexure A</w:t>
        </w:r>
        <w:r w:rsidR="00496A38" w:rsidRPr="00496A38">
          <w:rPr>
            <w:rStyle w:val="Emphasis"/>
            <w:i w:val="0"/>
            <w:iCs w:val="0"/>
            <w:rPrChange w:id="1030" w:author="Dhananjay Kumar" w:date="2016-03-02T11:44:00Z">
              <w:rPr>
                <w:rStyle w:val="Emphasis"/>
                <w:b/>
                <w:i w:val="0"/>
                <w:iCs w:val="0"/>
              </w:rPr>
            </w:rPrChange>
          </w:rPr>
          <w:t xml:space="preserve"> for format]</w:t>
        </w:r>
      </w:ins>
    </w:p>
    <w:p w:rsidR="00322C3C" w:rsidRPr="006A0C48" w:rsidRDefault="00496A38">
      <w:pPr>
        <w:pStyle w:val="NoSpacing"/>
        <w:numPr>
          <w:ilvl w:val="2"/>
          <w:numId w:val="14"/>
        </w:numPr>
        <w:jc w:val="both"/>
        <w:rPr>
          <w:ins w:id="1031" w:author="Dhananjay Kumar" w:date="2016-03-02T11:38:00Z"/>
          <w:rStyle w:val="Emphasis"/>
          <w:i w:val="0"/>
          <w:iCs w:val="0"/>
        </w:rPr>
        <w:pPrChange w:id="1032" w:author="Dhananjay Kumar" w:date="2016-03-02T11:49:00Z">
          <w:pPr>
            <w:pStyle w:val="NoSpacing"/>
            <w:numPr>
              <w:numId w:val="14"/>
            </w:numPr>
            <w:ind w:left="360" w:hanging="360"/>
            <w:jc w:val="both"/>
          </w:pPr>
        </w:pPrChange>
      </w:pPr>
      <w:ins w:id="1033" w:author="Dhananjay Kumar" w:date="2016-03-02T11:43:00Z">
        <w:r>
          <w:rPr>
            <w:rStyle w:val="Emphasis"/>
            <w:i w:val="0"/>
            <w:iCs w:val="0"/>
          </w:rPr>
          <w:t>Auto generate the demand letter</w:t>
        </w:r>
      </w:ins>
      <w:ins w:id="1034" w:author="Dhananjay Kumar" w:date="2016-03-02T11:44:00Z">
        <w:r>
          <w:rPr>
            <w:rStyle w:val="Emphasis"/>
            <w:i w:val="0"/>
            <w:iCs w:val="0"/>
          </w:rPr>
          <w:t xml:space="preserve">.[refer </w:t>
        </w:r>
        <w:r w:rsidRPr="00496A38">
          <w:rPr>
            <w:rStyle w:val="Emphasis"/>
            <w:b/>
            <w:i w:val="0"/>
            <w:iCs w:val="0"/>
            <w:rPrChange w:id="1035" w:author="Dhananjay Kumar" w:date="2016-03-02T11:44:00Z">
              <w:rPr>
                <w:rStyle w:val="Emphasis"/>
                <w:i w:val="0"/>
                <w:iCs w:val="0"/>
              </w:rPr>
            </w:rPrChange>
          </w:rPr>
          <w:t>Annexure A</w:t>
        </w:r>
        <w:r>
          <w:rPr>
            <w:rStyle w:val="Emphasis"/>
            <w:i w:val="0"/>
            <w:iCs w:val="0"/>
          </w:rPr>
          <w:t xml:space="preserve"> for format]</w:t>
        </w:r>
      </w:ins>
    </w:p>
    <w:p w:rsidR="00322C3C" w:rsidRDefault="00496A38">
      <w:pPr>
        <w:pStyle w:val="ListParagraph"/>
        <w:numPr>
          <w:ilvl w:val="2"/>
          <w:numId w:val="14"/>
        </w:numPr>
        <w:rPr>
          <w:ins w:id="1036" w:author="Dhananjay Kumar" w:date="2016-03-02T11:45:00Z"/>
        </w:rPr>
        <w:pPrChange w:id="1037" w:author="Dhananjay Kumar" w:date="2016-03-02T11:49:00Z">
          <w:pPr>
            <w:pStyle w:val="Heading3"/>
            <w:numPr>
              <w:ilvl w:val="1"/>
              <w:numId w:val="14"/>
            </w:numPr>
            <w:ind w:left="360" w:hanging="360"/>
          </w:pPr>
        </w:pPrChange>
      </w:pPr>
      <w:ins w:id="1038" w:author="Dhananjay Kumar" w:date="2016-03-02T11:45:00Z">
        <w:r>
          <w:t>Create a lease deed schedule for all allocated properties.</w:t>
        </w:r>
      </w:ins>
    </w:p>
    <w:p w:rsidR="00496A38" w:rsidRDefault="00496A38">
      <w:pPr>
        <w:pStyle w:val="ListParagraph"/>
        <w:numPr>
          <w:ilvl w:val="2"/>
          <w:numId w:val="14"/>
        </w:numPr>
        <w:rPr>
          <w:ins w:id="1039" w:author="Dhananjay Kumar" w:date="2016-03-02T11:49:00Z"/>
        </w:rPr>
        <w:pPrChange w:id="1040" w:author="Dhananjay Kumar" w:date="2016-03-02T11:49:00Z">
          <w:pPr>
            <w:pStyle w:val="Heading3"/>
            <w:numPr>
              <w:ilvl w:val="1"/>
              <w:numId w:val="14"/>
            </w:numPr>
            <w:ind w:left="360" w:hanging="360"/>
          </w:pPr>
        </w:pPrChange>
      </w:pPr>
      <w:ins w:id="1041" w:author="Dhananjay Kumar" w:date="2016-03-02T11:45:00Z">
        <w:r>
          <w:t xml:space="preserve">List </w:t>
        </w:r>
      </w:ins>
      <w:ins w:id="1042" w:author="Dhananjay Kumar" w:date="2016-03-02T11:46:00Z">
        <w:r>
          <w:t xml:space="preserve">&amp; download </w:t>
        </w:r>
      </w:ins>
      <w:ins w:id="1043" w:author="Dhananjay Kumar" w:date="2016-03-02T11:45:00Z">
        <w:r>
          <w:t xml:space="preserve">all properties based on </w:t>
        </w:r>
      </w:ins>
      <w:ins w:id="1044" w:author="Dhananjay Kumar" w:date="2016-03-02T11:46:00Z">
        <w:r>
          <w:t>filter criteria for a scheme.</w:t>
        </w:r>
      </w:ins>
    </w:p>
    <w:p w:rsidR="002D6E90" w:rsidRDefault="002D6E90">
      <w:pPr>
        <w:pStyle w:val="ListParagraph"/>
        <w:numPr>
          <w:ilvl w:val="2"/>
          <w:numId w:val="14"/>
        </w:numPr>
        <w:rPr>
          <w:ins w:id="1045" w:author="Dhananjay Kumar" w:date="2016-03-02T11:51:00Z"/>
        </w:rPr>
        <w:pPrChange w:id="1046" w:author="Dhananjay Kumar" w:date="2016-03-02T11:49:00Z">
          <w:pPr>
            <w:pStyle w:val="Heading3"/>
            <w:numPr>
              <w:ilvl w:val="1"/>
              <w:numId w:val="14"/>
            </w:numPr>
            <w:ind w:left="360" w:hanging="360"/>
          </w:pPr>
        </w:pPrChange>
      </w:pPr>
      <w:ins w:id="1047" w:author="Dhananjay Kumar" w:date="2016-03-02T11:49:00Z">
        <w:r>
          <w:t>Interface to post payment schedule in accounting system.</w:t>
        </w:r>
      </w:ins>
    </w:p>
    <w:p w:rsidR="00C72ED7" w:rsidRDefault="00C72ED7">
      <w:pPr>
        <w:pStyle w:val="ListParagraph"/>
        <w:numPr>
          <w:ilvl w:val="2"/>
          <w:numId w:val="14"/>
        </w:numPr>
        <w:rPr>
          <w:ins w:id="1048" w:author="Dhananjay Kumar" w:date="2016-03-02T12:03:00Z"/>
        </w:rPr>
        <w:pPrChange w:id="1049" w:author="Dhananjay Kumar" w:date="2016-03-02T11:49:00Z">
          <w:pPr>
            <w:pStyle w:val="Heading3"/>
            <w:numPr>
              <w:ilvl w:val="1"/>
              <w:numId w:val="14"/>
            </w:numPr>
            <w:ind w:left="360" w:hanging="360"/>
          </w:pPr>
        </w:pPrChange>
      </w:pPr>
      <w:ins w:id="1050" w:author="Dhananjay Kumar" w:date="2016-03-02T11:51:00Z">
        <w:r>
          <w:t xml:space="preserve">Initiate refund for unsuccessful applicant and </w:t>
        </w:r>
      </w:ins>
      <w:ins w:id="1051" w:author="Dhananjay Kumar" w:date="2016-03-02T11:52:00Z">
        <w:r>
          <w:t xml:space="preserve">automatically </w:t>
        </w:r>
      </w:ins>
      <w:ins w:id="1052" w:author="Dhananjay Kumar" w:date="2016-03-02T11:51:00Z">
        <w:r>
          <w:t>create an instruction</w:t>
        </w:r>
      </w:ins>
      <w:ins w:id="1053" w:author="Dhananjay Kumar" w:date="2016-03-02T11:52:00Z">
        <w:r>
          <w:t xml:space="preserve"> for bank for different applicants.</w:t>
        </w:r>
      </w:ins>
      <w:ins w:id="1054" w:author="Dhananjay Kumar" w:date="2016-03-02T11:51:00Z">
        <w:r>
          <w:t xml:space="preserve"> </w:t>
        </w:r>
      </w:ins>
    </w:p>
    <w:p w:rsidR="00A64B8E" w:rsidRDefault="00A64B8E">
      <w:pPr>
        <w:pStyle w:val="ListParagraph"/>
        <w:numPr>
          <w:ilvl w:val="2"/>
          <w:numId w:val="14"/>
        </w:numPr>
        <w:rPr>
          <w:ins w:id="1055" w:author="Dhananjay Kumar" w:date="2016-03-02T12:04:00Z"/>
        </w:rPr>
        <w:pPrChange w:id="1056" w:author="Dhananjay Kumar" w:date="2016-03-02T11:49:00Z">
          <w:pPr>
            <w:pStyle w:val="Heading3"/>
            <w:numPr>
              <w:ilvl w:val="1"/>
              <w:numId w:val="14"/>
            </w:numPr>
            <w:ind w:left="360" w:hanging="360"/>
          </w:pPr>
        </w:pPrChange>
      </w:pPr>
      <w:ins w:id="1057" w:author="Dhananjay Kumar" w:date="2016-03-02T12:03:00Z">
        <w:r>
          <w:t xml:space="preserve">Cancel </w:t>
        </w:r>
      </w:ins>
      <w:ins w:id="1058" w:author="Dhananjay Kumar" w:date="2016-03-02T12:04:00Z">
        <w:r>
          <w:t>allotment</w:t>
        </w:r>
      </w:ins>
      <w:ins w:id="1059" w:author="Dhananjay Kumar" w:date="2016-03-02T12:03:00Z">
        <w:r>
          <w:t xml:space="preserve"> </w:t>
        </w:r>
      </w:ins>
      <w:ins w:id="1060" w:author="Dhananjay Kumar" w:date="2016-03-02T12:04:00Z">
        <w:r>
          <w:t>and initiate refund</w:t>
        </w:r>
      </w:ins>
      <w:ins w:id="1061" w:author="Dhananjay Kumar" w:date="2016-03-02T12:05:00Z">
        <w:r>
          <w:t xml:space="preserve"> for customers</w:t>
        </w:r>
      </w:ins>
    </w:p>
    <w:p w:rsidR="00A64B8E" w:rsidRDefault="00A64B8E">
      <w:pPr>
        <w:pStyle w:val="ListParagraph"/>
        <w:numPr>
          <w:ilvl w:val="2"/>
          <w:numId w:val="14"/>
        </w:numPr>
        <w:rPr>
          <w:ins w:id="1062" w:author="Dhananjay Kumar" w:date="2016-03-02T11:46:00Z"/>
        </w:rPr>
        <w:pPrChange w:id="1063" w:author="Dhananjay Kumar" w:date="2016-03-02T11:49:00Z">
          <w:pPr>
            <w:pStyle w:val="Heading3"/>
            <w:numPr>
              <w:ilvl w:val="1"/>
              <w:numId w:val="14"/>
            </w:numPr>
            <w:ind w:left="360" w:hanging="360"/>
          </w:pPr>
        </w:pPrChange>
      </w:pPr>
      <w:ins w:id="1064" w:author="Dhananjay Kumar" w:date="2016-03-02T12:04:00Z">
        <w:r>
          <w:t>Change area of properties which in turn auto calculate the total cost of properties.</w:t>
        </w:r>
      </w:ins>
    </w:p>
    <w:p w:rsidR="00B73208" w:rsidRPr="00B73208" w:rsidDel="00E4668C" w:rsidRDefault="00B73208">
      <w:pPr>
        <w:pStyle w:val="ListParagraph"/>
        <w:ind w:left="0"/>
        <w:rPr>
          <w:del w:id="1065" w:author="Dhananjay Kumar" w:date="2016-03-02T11:49:00Z"/>
          <w:rPrChange w:id="1066" w:author="Dhananjay Kumar" w:date="2016-03-02T09:28:00Z">
            <w:rPr>
              <w:del w:id="1067" w:author="Dhananjay Kumar" w:date="2016-03-02T11:49:00Z"/>
              <w:b/>
              <w:sz w:val="22"/>
              <w:szCs w:val="22"/>
            </w:rPr>
          </w:rPrChange>
        </w:rPr>
        <w:pPrChange w:id="1068" w:author="Dhananjay Kumar" w:date="2016-03-02T11:50:00Z">
          <w:pPr>
            <w:pStyle w:val="Heading3"/>
            <w:numPr>
              <w:ilvl w:val="1"/>
              <w:numId w:val="14"/>
            </w:numPr>
            <w:ind w:left="360" w:hanging="360"/>
          </w:pPr>
        </w:pPrChange>
      </w:pPr>
      <w:bookmarkStart w:id="1069" w:name="_Toc444714317"/>
      <w:bookmarkStart w:id="1070" w:name="_Toc444714416"/>
      <w:bookmarkStart w:id="1071" w:name="_Toc444714843"/>
      <w:bookmarkStart w:id="1072" w:name="_Toc444715143"/>
      <w:bookmarkStart w:id="1073" w:name="_Toc444715231"/>
      <w:bookmarkStart w:id="1074" w:name="_Toc444715321"/>
      <w:bookmarkStart w:id="1075" w:name="_Toc444803811"/>
      <w:bookmarkEnd w:id="1069"/>
      <w:bookmarkEnd w:id="1070"/>
      <w:bookmarkEnd w:id="1071"/>
      <w:bookmarkEnd w:id="1072"/>
      <w:bookmarkEnd w:id="1073"/>
      <w:bookmarkEnd w:id="1074"/>
      <w:bookmarkEnd w:id="1075"/>
    </w:p>
    <w:p w:rsidR="00CB4F5F" w:rsidRPr="00F74D43" w:rsidDel="002D6E90" w:rsidRDefault="00F74D43">
      <w:pPr>
        <w:pStyle w:val="NoSpacing"/>
        <w:jc w:val="both"/>
        <w:rPr>
          <w:del w:id="1076" w:author="Dhananjay Kumar" w:date="2016-03-02T11:50:00Z"/>
        </w:rPr>
        <w:pPrChange w:id="1077" w:author="Dhananjay Kumar" w:date="2016-03-02T11:50:00Z">
          <w:pPr>
            <w:pStyle w:val="NoSpacing"/>
            <w:numPr>
              <w:ilvl w:val="2"/>
              <w:numId w:val="14"/>
            </w:numPr>
            <w:ind w:left="1620" w:hanging="720"/>
            <w:jc w:val="both"/>
          </w:pPr>
        </w:pPrChange>
      </w:pPr>
      <w:del w:id="1078" w:author="Dhananjay Kumar" w:date="2016-03-02T11:49:00Z">
        <w:r w:rsidDel="00E4668C">
          <w:rPr>
            <w:rStyle w:val="Emphasis"/>
            <w:i w:val="0"/>
          </w:rPr>
          <w:delText xml:space="preserve">Once the </w:delText>
        </w:r>
      </w:del>
      <w:del w:id="1079" w:author="Dhananjay Kumar" w:date="2016-03-02T09:29:00Z">
        <w:r w:rsidDel="00B73208">
          <w:rPr>
            <w:rStyle w:val="Emphasis"/>
            <w:i w:val="0"/>
          </w:rPr>
          <w:delText>allottee list is approved</w:delText>
        </w:r>
      </w:del>
      <w:del w:id="1080" w:author="Dhananjay Kumar" w:date="2016-03-02T11:49:00Z">
        <w:r w:rsidDel="00E4668C">
          <w:rPr>
            <w:rStyle w:val="Emphasis"/>
            <w:i w:val="0"/>
          </w:rPr>
          <w:delText>, the payment schedule is created for all the allottees.</w:delText>
        </w:r>
      </w:del>
      <w:bookmarkStart w:id="1081" w:name="_Toc444714318"/>
      <w:bookmarkStart w:id="1082" w:name="_Toc444714417"/>
      <w:bookmarkStart w:id="1083" w:name="_Toc444714844"/>
      <w:bookmarkStart w:id="1084" w:name="_Toc444715144"/>
      <w:bookmarkStart w:id="1085" w:name="_Toc444715232"/>
      <w:bookmarkStart w:id="1086" w:name="_Toc444715322"/>
      <w:bookmarkStart w:id="1087" w:name="_Toc444803812"/>
      <w:bookmarkEnd w:id="1081"/>
      <w:bookmarkEnd w:id="1082"/>
      <w:bookmarkEnd w:id="1083"/>
      <w:bookmarkEnd w:id="1084"/>
      <w:bookmarkEnd w:id="1085"/>
      <w:bookmarkEnd w:id="1086"/>
      <w:bookmarkEnd w:id="1087"/>
    </w:p>
    <w:p w:rsidR="00A916D0" w:rsidRPr="00A916D0" w:rsidDel="002D6E90" w:rsidRDefault="00A916D0" w:rsidP="00A916D0">
      <w:pPr>
        <w:pStyle w:val="ListParagraph"/>
        <w:ind w:left="2520"/>
        <w:jc w:val="both"/>
        <w:rPr>
          <w:del w:id="1088" w:author="Dhananjay Kumar" w:date="2016-03-02T11:50:00Z"/>
          <w:b/>
          <w:u w:val="single"/>
        </w:rPr>
      </w:pPr>
      <w:bookmarkStart w:id="1089" w:name="_Toc444714319"/>
      <w:bookmarkStart w:id="1090" w:name="_Toc444714418"/>
      <w:bookmarkStart w:id="1091" w:name="_Toc444714845"/>
      <w:bookmarkStart w:id="1092" w:name="_Toc444715145"/>
      <w:bookmarkStart w:id="1093" w:name="_Toc444715233"/>
      <w:bookmarkStart w:id="1094" w:name="_Toc444715323"/>
      <w:bookmarkStart w:id="1095" w:name="_Toc444803813"/>
      <w:bookmarkEnd w:id="1089"/>
      <w:bookmarkEnd w:id="1090"/>
      <w:bookmarkEnd w:id="1091"/>
      <w:bookmarkEnd w:id="1092"/>
      <w:bookmarkEnd w:id="1093"/>
      <w:bookmarkEnd w:id="1094"/>
      <w:bookmarkEnd w:id="1095"/>
    </w:p>
    <w:p w:rsidR="00CF40CA" w:rsidDel="002D6E90" w:rsidRDefault="00EE1E2D" w:rsidP="008F19E4">
      <w:pPr>
        <w:pStyle w:val="Heading3"/>
        <w:numPr>
          <w:ilvl w:val="1"/>
          <w:numId w:val="14"/>
        </w:numPr>
        <w:rPr>
          <w:del w:id="1096" w:author="Dhananjay Kumar" w:date="2016-03-02T11:50:00Z"/>
          <w:b/>
          <w:sz w:val="22"/>
          <w:szCs w:val="22"/>
        </w:rPr>
      </w:pPr>
      <w:del w:id="1097" w:author="Dhananjay Kumar" w:date="2016-03-02T11:50:00Z">
        <w:r w:rsidRPr="00EE1E2D" w:rsidDel="002D6E90">
          <w:rPr>
            <w:b/>
            <w:sz w:val="22"/>
            <w:szCs w:val="22"/>
          </w:rPr>
          <w:delText>Allotment Letter Issuance</w:delText>
        </w:r>
        <w:bookmarkStart w:id="1098" w:name="_Toc444714320"/>
        <w:bookmarkStart w:id="1099" w:name="_Toc444714419"/>
        <w:bookmarkStart w:id="1100" w:name="_Toc444714846"/>
        <w:bookmarkStart w:id="1101" w:name="_Toc444715146"/>
        <w:bookmarkStart w:id="1102" w:name="_Toc444715234"/>
        <w:bookmarkStart w:id="1103" w:name="_Toc444715324"/>
        <w:bookmarkStart w:id="1104" w:name="_Toc444803814"/>
        <w:bookmarkEnd w:id="1098"/>
        <w:bookmarkEnd w:id="1099"/>
        <w:bookmarkEnd w:id="1100"/>
        <w:bookmarkEnd w:id="1101"/>
        <w:bookmarkEnd w:id="1102"/>
        <w:bookmarkEnd w:id="1103"/>
        <w:bookmarkEnd w:id="1104"/>
      </w:del>
    </w:p>
    <w:p w:rsidR="000D02C9" w:rsidRPr="0040028E" w:rsidDel="00B73208" w:rsidRDefault="00F74D43">
      <w:pPr>
        <w:pStyle w:val="NoSpacing"/>
        <w:numPr>
          <w:ilvl w:val="2"/>
          <w:numId w:val="14"/>
        </w:numPr>
        <w:jc w:val="both"/>
        <w:rPr>
          <w:del w:id="1105" w:author="Dhananjay Kumar" w:date="2016-03-02T09:34:00Z"/>
          <w:rStyle w:val="Emphasis"/>
          <w:i w:val="0"/>
        </w:rPr>
      </w:pPr>
      <w:del w:id="1106" w:author="Dhananjay Kumar" w:date="2016-03-02T09:32:00Z">
        <w:r w:rsidRPr="004A1050" w:rsidDel="00B73208">
          <w:rPr>
            <w:rStyle w:val="Emphasis"/>
            <w:i w:val="0"/>
          </w:rPr>
          <w:delText>Once the payment schedule is created</w:delText>
        </w:r>
        <w:r w:rsidR="00274D2B" w:rsidRPr="004A1050" w:rsidDel="00B73208">
          <w:rPr>
            <w:rStyle w:val="Emphasis"/>
            <w:i w:val="0"/>
          </w:rPr>
          <w:delText>, the</w:delText>
        </w:r>
      </w:del>
      <w:del w:id="1107" w:author="Dhananjay Kumar" w:date="2016-03-02T11:50:00Z">
        <w:r w:rsidR="00274D2B" w:rsidRPr="004A1050" w:rsidDel="002D6E90">
          <w:rPr>
            <w:rStyle w:val="Emphasis"/>
            <w:i w:val="0"/>
          </w:rPr>
          <w:delText xml:space="preserve"> allotment letter </w:delText>
        </w:r>
      </w:del>
      <w:del w:id="1108" w:author="Dhananjay Kumar" w:date="2016-03-02T09:34:00Z">
        <w:r w:rsidDel="00B73208">
          <w:rPr>
            <w:rStyle w:val="Emphasis"/>
            <w:i w:val="0"/>
          </w:rPr>
          <w:delText xml:space="preserve">would get generated and </w:delText>
        </w:r>
        <w:r w:rsidR="00274D2B" w:rsidRPr="0040028E" w:rsidDel="00B73208">
          <w:rPr>
            <w:rStyle w:val="Emphasis"/>
            <w:i w:val="0"/>
          </w:rPr>
          <w:delText>will be issued to the allotees.</w:delText>
        </w:r>
        <w:bookmarkStart w:id="1109" w:name="_Toc444714321"/>
        <w:bookmarkStart w:id="1110" w:name="_Toc444714420"/>
        <w:bookmarkStart w:id="1111" w:name="_Toc444714847"/>
        <w:bookmarkStart w:id="1112" w:name="_Toc444715147"/>
        <w:bookmarkStart w:id="1113" w:name="_Toc444715235"/>
        <w:bookmarkStart w:id="1114" w:name="_Toc444715325"/>
        <w:bookmarkStart w:id="1115" w:name="_Toc444803815"/>
        <w:bookmarkEnd w:id="1109"/>
        <w:bookmarkEnd w:id="1110"/>
        <w:bookmarkEnd w:id="1111"/>
        <w:bookmarkEnd w:id="1112"/>
        <w:bookmarkEnd w:id="1113"/>
        <w:bookmarkEnd w:id="1114"/>
        <w:bookmarkEnd w:id="1115"/>
      </w:del>
    </w:p>
    <w:p w:rsidR="004866AF" w:rsidDel="002D6E90" w:rsidRDefault="004866AF">
      <w:pPr>
        <w:pStyle w:val="NoSpacing"/>
        <w:jc w:val="both"/>
        <w:rPr>
          <w:del w:id="1116" w:author="Dhananjay Kumar" w:date="2016-03-02T11:50:00Z"/>
        </w:rPr>
        <w:pPrChange w:id="1117" w:author="Dhananjay Kumar" w:date="2016-03-02T11:50:00Z">
          <w:pPr>
            <w:jc w:val="both"/>
          </w:pPr>
        </w:pPrChange>
      </w:pPr>
      <w:bookmarkStart w:id="1118" w:name="_Toc444714322"/>
      <w:bookmarkStart w:id="1119" w:name="_Toc444714421"/>
      <w:bookmarkStart w:id="1120" w:name="_Toc444714848"/>
      <w:bookmarkStart w:id="1121" w:name="_Toc444715148"/>
      <w:bookmarkStart w:id="1122" w:name="_Toc444715236"/>
      <w:bookmarkStart w:id="1123" w:name="_Toc444715326"/>
      <w:bookmarkStart w:id="1124" w:name="_Toc444803816"/>
      <w:bookmarkEnd w:id="1118"/>
      <w:bookmarkEnd w:id="1119"/>
      <w:bookmarkEnd w:id="1120"/>
      <w:bookmarkEnd w:id="1121"/>
      <w:bookmarkEnd w:id="1122"/>
      <w:bookmarkEnd w:id="1123"/>
      <w:bookmarkEnd w:id="1124"/>
    </w:p>
    <w:p w:rsidR="0032042D" w:rsidRPr="00533AA8" w:rsidRDefault="0032042D" w:rsidP="008F19E4">
      <w:pPr>
        <w:pStyle w:val="Heading3"/>
        <w:numPr>
          <w:ilvl w:val="1"/>
          <w:numId w:val="14"/>
        </w:numPr>
        <w:rPr>
          <w:b/>
        </w:rPr>
      </w:pPr>
      <w:bookmarkStart w:id="1125" w:name="_Toc444803817"/>
      <w:r w:rsidRPr="00CF40CA">
        <w:rPr>
          <w:b/>
          <w:sz w:val="22"/>
          <w:szCs w:val="22"/>
        </w:rPr>
        <w:t>Business Rules</w:t>
      </w:r>
      <w:r w:rsidR="00533AA8" w:rsidRPr="00CF40CA">
        <w:rPr>
          <w:b/>
          <w:sz w:val="22"/>
          <w:szCs w:val="22"/>
        </w:rPr>
        <w:t xml:space="preserve"> </w:t>
      </w:r>
      <w:r w:rsidRPr="00C00F51">
        <w:rPr>
          <w:b/>
          <w:sz w:val="22"/>
          <w:szCs w:val="22"/>
        </w:rPr>
        <w:t>for Allotment</w:t>
      </w:r>
      <w:bookmarkEnd w:id="1125"/>
    </w:p>
    <w:p w:rsidR="0032042D" w:rsidRPr="00944375" w:rsidRDefault="0032042D" w:rsidP="0032042D">
      <w:pPr>
        <w:pStyle w:val="ListParagraph"/>
        <w:jc w:val="both"/>
        <w:rPr>
          <w:bCs/>
          <w:color w:val="000000"/>
        </w:rPr>
      </w:pPr>
    </w:p>
    <w:p w:rsidR="00A64B8E" w:rsidRPr="00D73102" w:rsidRDefault="00A64B8E">
      <w:pPr>
        <w:pStyle w:val="ListParagraph"/>
        <w:numPr>
          <w:ilvl w:val="2"/>
          <w:numId w:val="14"/>
        </w:numPr>
        <w:rPr>
          <w:ins w:id="1126" w:author="Dhananjay Kumar" w:date="2016-03-02T12:08:00Z"/>
          <w:b/>
          <w:rPrChange w:id="1127" w:author="Gaurav Dutta" w:date="2016-03-03T21:21:00Z">
            <w:rPr>
              <w:ins w:id="1128" w:author="Dhananjay Kumar" w:date="2016-03-02T12:08:00Z"/>
            </w:rPr>
          </w:rPrChange>
        </w:rPr>
        <w:pPrChange w:id="1129" w:author="Gaurav Dutta" w:date="2016-03-03T21:21:00Z">
          <w:pPr>
            <w:pStyle w:val="ListParagraph"/>
            <w:ind w:left="1440"/>
            <w:jc w:val="both"/>
          </w:pPr>
        </w:pPrChange>
      </w:pPr>
      <w:ins w:id="1130" w:author="Dhananjay Kumar" w:date="2016-03-02T12:06:00Z">
        <w:r w:rsidRPr="00D73102">
          <w:rPr>
            <w:b/>
            <w:rPrChange w:id="1131" w:author="Gaurav Dutta" w:date="2016-03-03T21:21:00Z">
              <w:rPr/>
            </w:rPrChange>
          </w:rPr>
          <w:t>Post-</w:t>
        </w:r>
      </w:ins>
      <w:ins w:id="1132" w:author="Dhananjay Kumar" w:date="2016-03-02T12:05:00Z">
        <w:r w:rsidRPr="00D73102">
          <w:rPr>
            <w:b/>
            <w:rPrChange w:id="1133" w:author="Gaurav Dutta" w:date="2016-03-03T21:21:00Z">
              <w:rPr/>
            </w:rPrChange>
          </w:rPr>
          <w:t>Al</w:t>
        </w:r>
      </w:ins>
      <w:ins w:id="1134" w:author="Dhananjay Kumar" w:date="2016-03-02T12:06:00Z">
        <w:r w:rsidRPr="00D73102">
          <w:rPr>
            <w:b/>
            <w:rPrChange w:id="1135" w:author="Gaurav Dutta" w:date="2016-03-03T21:21:00Z">
              <w:rPr/>
            </w:rPrChange>
          </w:rPr>
          <w:t>l</w:t>
        </w:r>
      </w:ins>
      <w:ins w:id="1136" w:author="Dhananjay Kumar" w:date="2016-03-02T12:05:00Z">
        <w:r w:rsidRPr="00D73102">
          <w:rPr>
            <w:b/>
            <w:rPrChange w:id="1137" w:author="Gaurav Dutta" w:date="2016-03-03T21:21:00Z">
              <w:rPr/>
            </w:rPrChange>
          </w:rPr>
          <w:t>otment</w:t>
        </w:r>
      </w:ins>
      <w:ins w:id="1138" w:author="Dhananjay Kumar" w:date="2016-03-02T12:06:00Z">
        <w:del w:id="1139" w:author="Gaurav Dutta" w:date="2016-03-02T19:44:00Z">
          <w:r w:rsidRPr="00D73102" w:rsidDel="00C543C9">
            <w:rPr>
              <w:b/>
              <w:rPrChange w:id="1140" w:author="Gaurav Dutta" w:date="2016-03-03T21:21:00Z">
                <w:rPr/>
              </w:rPrChange>
            </w:rPr>
            <w:delText>:</w:delText>
          </w:r>
        </w:del>
        <w:r w:rsidRPr="00D73102">
          <w:rPr>
            <w:b/>
            <w:rPrChange w:id="1141" w:author="Gaurav Dutta" w:date="2016-03-03T21:21:00Z">
              <w:rPr/>
            </w:rPrChange>
          </w:rPr>
          <w:t xml:space="preserve"> </w:t>
        </w:r>
      </w:ins>
    </w:p>
    <w:p w:rsidR="00A64B8E" w:rsidRDefault="00A64B8E">
      <w:pPr>
        <w:pStyle w:val="ListParagraph"/>
        <w:numPr>
          <w:ilvl w:val="3"/>
          <w:numId w:val="14"/>
        </w:numPr>
        <w:rPr>
          <w:ins w:id="1142" w:author="Dhananjay Kumar" w:date="2016-03-02T12:09:00Z"/>
        </w:rPr>
        <w:pPrChange w:id="1143" w:author="Dhananjay Kumar" w:date="2016-03-02T12:09:00Z">
          <w:pPr>
            <w:pStyle w:val="ListParagraph"/>
            <w:ind w:left="1440"/>
            <w:jc w:val="both"/>
          </w:pPr>
        </w:pPrChange>
      </w:pPr>
      <w:ins w:id="1144" w:author="Dhananjay Kumar" w:date="2016-03-02T12:06:00Z">
        <w:r>
          <w:t>Once property is allocated to customer, system will auto generate a registration. This unique registration ID will be used as unique identification for properties.</w:t>
        </w:r>
      </w:ins>
      <w:ins w:id="1145" w:author="Dhananjay Kumar" w:date="2016-03-02T12:08:00Z">
        <w:r>
          <w:t xml:space="preserve"> </w:t>
        </w:r>
      </w:ins>
    </w:p>
    <w:p w:rsidR="00C543C9" w:rsidRDefault="00C543C9" w:rsidP="00C543C9">
      <w:pPr>
        <w:pStyle w:val="ListParagraph"/>
        <w:numPr>
          <w:ilvl w:val="3"/>
          <w:numId w:val="14"/>
        </w:numPr>
        <w:rPr>
          <w:ins w:id="1146" w:author="Gaurav Dutta" w:date="2016-03-02T19:44:00Z"/>
        </w:rPr>
      </w:pPr>
      <w:ins w:id="1147" w:author="Gaurav Dutta" w:date="2016-03-02T19:44:00Z">
        <w:r>
          <w:t>System will calculate Earnest Money, allotment money.</w:t>
        </w:r>
      </w:ins>
    </w:p>
    <w:p w:rsidR="00C543C9" w:rsidRDefault="00C543C9" w:rsidP="00C543C9">
      <w:pPr>
        <w:pStyle w:val="ListParagraph"/>
        <w:numPr>
          <w:ilvl w:val="3"/>
          <w:numId w:val="14"/>
        </w:numPr>
        <w:rPr>
          <w:ins w:id="1148" w:author="Gaurav Dutta" w:date="2016-03-02T19:44:00Z"/>
        </w:rPr>
      </w:pPr>
      <w:ins w:id="1149" w:author="Gaurav Dutta" w:date="2016-03-02T19:44:00Z">
        <w:r>
          <w:t>System will create Payment Schedule</w:t>
        </w:r>
      </w:ins>
    </w:p>
    <w:p w:rsidR="00C543C9" w:rsidRDefault="00C543C9" w:rsidP="00C543C9">
      <w:pPr>
        <w:pStyle w:val="ListParagraph"/>
        <w:numPr>
          <w:ilvl w:val="3"/>
          <w:numId w:val="14"/>
        </w:numPr>
        <w:rPr>
          <w:ins w:id="1150" w:author="Gaurav Dutta" w:date="2016-03-02T19:44:00Z"/>
        </w:rPr>
      </w:pPr>
      <w:ins w:id="1151" w:author="Gaurav Dutta" w:date="2016-03-02T19:44:00Z">
        <w:r>
          <w:t>System will generate Allotment Letter.</w:t>
        </w:r>
      </w:ins>
    </w:p>
    <w:p w:rsidR="00C543C9" w:rsidRDefault="00C543C9" w:rsidP="00C543C9">
      <w:pPr>
        <w:pStyle w:val="ListParagraph"/>
        <w:ind w:left="2340"/>
        <w:rPr>
          <w:ins w:id="1152" w:author="Gaurav Dutta" w:date="2016-03-02T19:44:00Z"/>
        </w:rPr>
      </w:pPr>
    </w:p>
    <w:p w:rsidR="00C543C9" w:rsidRPr="00C543C9" w:rsidRDefault="00C543C9" w:rsidP="00C543C9">
      <w:pPr>
        <w:pStyle w:val="ListParagraph"/>
        <w:numPr>
          <w:ilvl w:val="2"/>
          <w:numId w:val="14"/>
        </w:numPr>
        <w:rPr>
          <w:ins w:id="1153" w:author="Gaurav Dutta" w:date="2016-03-02T19:44:00Z"/>
          <w:b/>
          <w:rPrChange w:id="1154" w:author="Gaurav Dutta" w:date="2016-03-02T19:44:00Z">
            <w:rPr>
              <w:ins w:id="1155" w:author="Gaurav Dutta" w:date="2016-03-02T19:44:00Z"/>
            </w:rPr>
          </w:rPrChange>
        </w:rPr>
      </w:pPr>
      <w:ins w:id="1156" w:author="Gaurav Dutta" w:date="2016-03-02T19:44:00Z">
        <w:r w:rsidRPr="00C543C9">
          <w:rPr>
            <w:b/>
            <w:rPrChange w:id="1157" w:author="Gaurav Dutta" w:date="2016-03-02T19:44:00Z">
              <w:rPr/>
            </w:rPrChange>
          </w:rPr>
          <w:t>Calculation for total property cost</w:t>
        </w:r>
      </w:ins>
    </w:p>
    <w:p w:rsidR="00C543C9" w:rsidRPr="00C543C9" w:rsidRDefault="00C543C9">
      <w:pPr>
        <w:pStyle w:val="ListParagraph"/>
        <w:ind w:left="1620"/>
        <w:jc w:val="both"/>
        <w:rPr>
          <w:ins w:id="1158" w:author="Gaurav Dutta" w:date="2016-03-02T19:44:00Z"/>
          <w:color w:val="000000" w:themeColor="text1"/>
          <w:rPrChange w:id="1159" w:author="Gaurav Dutta" w:date="2016-03-02T19:44:00Z">
            <w:rPr>
              <w:ins w:id="1160" w:author="Gaurav Dutta" w:date="2016-03-02T19:44:00Z"/>
              <w:color w:val="FF0000"/>
            </w:rPr>
          </w:rPrChange>
        </w:rPr>
        <w:pPrChange w:id="1161" w:author="Gaurav Dutta" w:date="2016-03-02T19:44:00Z">
          <w:pPr>
            <w:pStyle w:val="ListParagraph"/>
            <w:ind w:left="1620"/>
          </w:pPr>
        </w:pPrChange>
      </w:pPr>
      <w:ins w:id="1162" w:author="Gaurav Dutta" w:date="2016-03-02T19:44:00Z">
        <w:r w:rsidRPr="00C543C9">
          <w:rPr>
            <w:color w:val="000000" w:themeColor="text1"/>
            <w:rPrChange w:id="1163" w:author="Gaurav Dutta" w:date="2016-03-02T19:44:00Z">
              <w:rPr>
                <w:color w:val="FF0000"/>
              </w:rPr>
            </w:rPrChange>
          </w:rPr>
          <w:t>Property Cost for a given scheme is calculated on the basis of total area and the rate of allotment for the area. Below is the relation to calculate the Property Cost.</w:t>
        </w:r>
      </w:ins>
    </w:p>
    <w:p w:rsidR="00C543C9" w:rsidRPr="00C543C9" w:rsidRDefault="00C543C9">
      <w:pPr>
        <w:pStyle w:val="ListParagraph"/>
        <w:ind w:left="1620"/>
        <w:jc w:val="both"/>
        <w:rPr>
          <w:ins w:id="1164" w:author="Gaurav Dutta" w:date="2016-03-02T19:44:00Z"/>
          <w:color w:val="000000" w:themeColor="text1"/>
          <w:rPrChange w:id="1165" w:author="Gaurav Dutta" w:date="2016-03-02T19:44:00Z">
            <w:rPr>
              <w:ins w:id="1166" w:author="Gaurav Dutta" w:date="2016-03-02T19:44:00Z"/>
              <w:color w:val="FF0000"/>
            </w:rPr>
          </w:rPrChange>
        </w:rPr>
        <w:pPrChange w:id="1167" w:author="Gaurav Dutta" w:date="2016-03-02T19:44:00Z">
          <w:pPr>
            <w:pStyle w:val="ListParagraph"/>
            <w:ind w:left="1620"/>
          </w:pPr>
        </w:pPrChange>
      </w:pPr>
      <w:ins w:id="1168" w:author="Gaurav Dutta" w:date="2016-03-02T19:44:00Z">
        <w:r w:rsidRPr="00C543C9">
          <w:rPr>
            <w:noProof/>
            <w:color w:val="000000" w:themeColor="text1"/>
            <w:lang w:bidi="hi-IN"/>
            <w:rPrChange w:id="1169" w:author="Gaurav Dutta" w:date="2016-03-02T19:44:00Z">
              <w:rPr>
                <w:noProof/>
                <w:color w:val="FF0000"/>
                <w:lang w:bidi="hi-IN"/>
              </w:rPr>
            </w:rPrChange>
          </w:rPr>
          <mc:AlternateContent>
            <mc:Choice Requires="wps">
              <w:drawing>
                <wp:anchor distT="0" distB="0" distL="114300" distR="114300" simplePos="0" relativeHeight="251683840" behindDoc="0" locked="0" layoutInCell="1" allowOverlap="1" wp14:anchorId="56CFF5AC" wp14:editId="0310A0CE">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BDFA4" id="Rectangle 33" o:spid="_x0000_s1026" style="position:absolute;margin-left:77.4pt;margin-top:13.55pt;width:159pt;height:21.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" filled="f" strokecolor="#70ad47 [3209]" strokeweight="1pt"/>
              </w:pict>
            </mc:Fallback>
          </mc:AlternateContent>
        </w:r>
      </w:ins>
    </w:p>
    <w:p w:rsidR="00C543C9" w:rsidRPr="00C543C9" w:rsidRDefault="00C543C9">
      <w:pPr>
        <w:pStyle w:val="ListParagraph"/>
        <w:ind w:left="1620"/>
        <w:jc w:val="both"/>
        <w:rPr>
          <w:ins w:id="1170" w:author="Gaurav Dutta" w:date="2016-03-02T19:44:00Z"/>
          <w:color w:val="000000" w:themeColor="text1"/>
          <w:rPrChange w:id="1171" w:author="Gaurav Dutta" w:date="2016-03-02T19:44:00Z">
            <w:rPr>
              <w:ins w:id="1172" w:author="Gaurav Dutta" w:date="2016-03-02T19:44:00Z"/>
              <w:color w:val="FF0000"/>
            </w:rPr>
          </w:rPrChange>
        </w:rPr>
        <w:pPrChange w:id="1173" w:author="Gaurav Dutta" w:date="2016-03-02T19:44:00Z">
          <w:pPr>
            <w:pStyle w:val="ListParagraph"/>
            <w:ind w:left="1620"/>
          </w:pPr>
        </w:pPrChange>
      </w:pPr>
      <w:ins w:id="1174" w:author="Gaurav Dutta" w:date="2016-03-02T19:44:00Z">
        <w:r w:rsidRPr="00C543C9">
          <w:rPr>
            <w:color w:val="000000" w:themeColor="text1"/>
            <w:rPrChange w:id="1175" w:author="Gaurav Dutta" w:date="2016-03-02T19:44:00Z">
              <w:rPr>
                <w:color w:val="FF0000"/>
              </w:rPr>
            </w:rPrChange>
          </w:rPr>
          <w:t>Property Cost = (AR * Rate) + LC</w:t>
        </w:r>
      </w:ins>
    </w:p>
    <w:p w:rsidR="00C543C9" w:rsidRPr="00C543C9" w:rsidRDefault="00C543C9">
      <w:pPr>
        <w:pStyle w:val="ListParagraph"/>
        <w:ind w:left="1620"/>
        <w:jc w:val="both"/>
        <w:rPr>
          <w:ins w:id="1176" w:author="Gaurav Dutta" w:date="2016-03-02T19:44:00Z"/>
          <w:color w:val="000000" w:themeColor="text1"/>
          <w:rPrChange w:id="1177" w:author="Gaurav Dutta" w:date="2016-03-02T19:44:00Z">
            <w:rPr>
              <w:ins w:id="1178" w:author="Gaurav Dutta" w:date="2016-03-02T19:44:00Z"/>
              <w:color w:val="FF0000"/>
            </w:rPr>
          </w:rPrChange>
        </w:rPr>
        <w:pPrChange w:id="1179" w:author="Gaurav Dutta" w:date="2016-03-02T19:44:00Z">
          <w:pPr>
            <w:pStyle w:val="ListParagraph"/>
            <w:ind w:left="1620"/>
          </w:pPr>
        </w:pPrChange>
      </w:pPr>
    </w:p>
    <w:p w:rsidR="00C543C9" w:rsidRPr="00C543C9" w:rsidRDefault="00C543C9">
      <w:pPr>
        <w:pStyle w:val="ListParagraph"/>
        <w:ind w:left="1620"/>
        <w:jc w:val="both"/>
        <w:rPr>
          <w:ins w:id="1180" w:author="Gaurav Dutta" w:date="2016-03-02T19:44:00Z"/>
          <w:color w:val="000000" w:themeColor="text1"/>
          <w:rPrChange w:id="1181" w:author="Gaurav Dutta" w:date="2016-03-02T19:44:00Z">
            <w:rPr>
              <w:ins w:id="1182" w:author="Gaurav Dutta" w:date="2016-03-02T19:44:00Z"/>
              <w:color w:val="FF0000"/>
            </w:rPr>
          </w:rPrChange>
        </w:rPr>
        <w:pPrChange w:id="1183" w:author="Gaurav Dutta" w:date="2016-03-02T19:44:00Z">
          <w:pPr>
            <w:pStyle w:val="ListParagraph"/>
            <w:ind w:left="1620"/>
          </w:pPr>
        </w:pPrChange>
      </w:pPr>
      <w:ins w:id="1184" w:author="Gaurav Dutta" w:date="2016-03-02T19:44:00Z">
        <w:r w:rsidRPr="00C543C9">
          <w:rPr>
            <w:color w:val="000000" w:themeColor="text1"/>
            <w:rPrChange w:id="1185" w:author="Gaurav Dutta" w:date="2016-03-02T19:44:00Z">
              <w:rPr>
                <w:color w:val="FF0000"/>
              </w:rPr>
            </w:rPrChange>
          </w:rPr>
          <w:t>Where,</w:t>
        </w:r>
      </w:ins>
    </w:p>
    <w:p w:rsidR="00C543C9" w:rsidRPr="00C543C9" w:rsidRDefault="00C543C9">
      <w:pPr>
        <w:pStyle w:val="ListParagraph"/>
        <w:ind w:left="1620"/>
        <w:jc w:val="both"/>
        <w:rPr>
          <w:ins w:id="1186" w:author="Gaurav Dutta" w:date="2016-03-02T19:44:00Z"/>
          <w:color w:val="000000" w:themeColor="text1"/>
          <w:rPrChange w:id="1187" w:author="Gaurav Dutta" w:date="2016-03-02T19:44:00Z">
            <w:rPr>
              <w:ins w:id="1188" w:author="Gaurav Dutta" w:date="2016-03-02T19:44:00Z"/>
              <w:color w:val="FF0000"/>
            </w:rPr>
          </w:rPrChange>
        </w:rPr>
        <w:pPrChange w:id="1189" w:author="Gaurav Dutta" w:date="2016-03-02T19:44:00Z">
          <w:pPr>
            <w:pStyle w:val="ListParagraph"/>
            <w:ind w:left="1620"/>
          </w:pPr>
        </w:pPrChange>
      </w:pPr>
      <w:ins w:id="1190" w:author="Gaurav Dutta" w:date="2016-03-02T19:44:00Z">
        <w:r w:rsidRPr="00C543C9">
          <w:rPr>
            <w:color w:val="000000" w:themeColor="text1"/>
            <w:rPrChange w:id="1191" w:author="Gaurav Dutta" w:date="2016-03-02T19:44:00Z">
              <w:rPr>
                <w:color w:val="FF0000"/>
              </w:rPr>
            </w:rPrChange>
          </w:rPr>
          <w:t>AR = Total Area (Sq. Mt.)</w:t>
        </w:r>
      </w:ins>
    </w:p>
    <w:p w:rsidR="00C543C9" w:rsidRPr="00C543C9" w:rsidRDefault="00C543C9">
      <w:pPr>
        <w:pStyle w:val="ListParagraph"/>
        <w:ind w:left="1620"/>
        <w:jc w:val="both"/>
        <w:rPr>
          <w:ins w:id="1192" w:author="Gaurav Dutta" w:date="2016-03-02T19:44:00Z"/>
          <w:color w:val="000000" w:themeColor="text1"/>
          <w:rPrChange w:id="1193" w:author="Gaurav Dutta" w:date="2016-03-02T19:44:00Z">
            <w:rPr>
              <w:ins w:id="1194" w:author="Gaurav Dutta" w:date="2016-03-02T19:44:00Z"/>
              <w:color w:val="FF0000"/>
            </w:rPr>
          </w:rPrChange>
        </w:rPr>
        <w:pPrChange w:id="1195" w:author="Gaurav Dutta" w:date="2016-03-02T19:44:00Z">
          <w:pPr>
            <w:pStyle w:val="ListParagraph"/>
            <w:ind w:left="1620"/>
          </w:pPr>
        </w:pPrChange>
      </w:pPr>
      <w:ins w:id="1196" w:author="Gaurav Dutta" w:date="2016-03-02T19:44:00Z">
        <w:r w:rsidRPr="00C543C9">
          <w:rPr>
            <w:color w:val="000000" w:themeColor="text1"/>
            <w:rPrChange w:id="1197" w:author="Gaurav Dutta" w:date="2016-03-02T19:44:00Z">
              <w:rPr>
                <w:color w:val="FF0000"/>
              </w:rPr>
            </w:rPrChange>
          </w:rPr>
          <w:t>Rate = Allotment rate (per square meter, vary as per schemes)</w:t>
        </w:r>
      </w:ins>
    </w:p>
    <w:p w:rsidR="00C543C9" w:rsidRPr="00C543C9" w:rsidRDefault="00C543C9">
      <w:pPr>
        <w:pStyle w:val="ListParagraph"/>
        <w:ind w:left="1620"/>
        <w:jc w:val="both"/>
        <w:rPr>
          <w:ins w:id="1198" w:author="Gaurav Dutta" w:date="2016-03-02T19:44:00Z"/>
          <w:color w:val="000000" w:themeColor="text1"/>
          <w:rPrChange w:id="1199" w:author="Gaurav Dutta" w:date="2016-03-02T19:44:00Z">
            <w:rPr>
              <w:ins w:id="1200" w:author="Gaurav Dutta" w:date="2016-03-02T19:44:00Z"/>
              <w:color w:val="FF0000"/>
            </w:rPr>
          </w:rPrChange>
        </w:rPr>
        <w:pPrChange w:id="1201" w:author="Gaurav Dutta" w:date="2016-03-02T19:44:00Z">
          <w:pPr>
            <w:pStyle w:val="ListParagraph"/>
            <w:ind w:left="1620"/>
          </w:pPr>
        </w:pPrChange>
      </w:pPr>
      <w:ins w:id="1202" w:author="Gaurav Dutta" w:date="2016-03-02T19:44:00Z">
        <w:r w:rsidRPr="00C543C9">
          <w:rPr>
            <w:color w:val="000000" w:themeColor="text1"/>
            <w:rPrChange w:id="1203" w:author="Gaurav Dutta" w:date="2016-03-02T19:44:00Z">
              <w:rPr>
                <w:color w:val="FF0000"/>
              </w:rPr>
            </w:rPrChange>
          </w:rPr>
          <w:t xml:space="preserve">LC = Location Charges (vary as per schemes) </w:t>
        </w:r>
      </w:ins>
    </w:p>
    <w:p w:rsidR="00C543C9" w:rsidRDefault="00C543C9" w:rsidP="00C543C9">
      <w:pPr>
        <w:pStyle w:val="ListParagraph"/>
        <w:ind w:left="1620"/>
        <w:rPr>
          <w:ins w:id="1204" w:author="Gaurav Dutta" w:date="2016-03-02T19:44:00Z"/>
          <w:color w:val="FF0000"/>
        </w:rPr>
      </w:pPr>
    </w:p>
    <w:p w:rsidR="00C543C9" w:rsidRDefault="00C543C9" w:rsidP="00C543C9">
      <w:pPr>
        <w:pStyle w:val="ListParagraph"/>
        <w:ind w:left="1620"/>
        <w:rPr>
          <w:ins w:id="1205" w:author="Gaurav Dutta" w:date="2016-03-02T19:44:00Z"/>
          <w:color w:val="FF0000"/>
        </w:rPr>
      </w:pPr>
    </w:p>
    <w:p w:rsidR="00C543C9" w:rsidRDefault="00C543C9" w:rsidP="00C543C9">
      <w:pPr>
        <w:pStyle w:val="ListParagraph"/>
        <w:ind w:left="1620"/>
        <w:rPr>
          <w:ins w:id="1206" w:author="Gaurav Dutta" w:date="2016-03-02T19:44:00Z"/>
          <w:color w:val="FF0000"/>
        </w:rPr>
      </w:pPr>
    </w:p>
    <w:p w:rsidR="00C543C9" w:rsidRDefault="00C543C9" w:rsidP="00C543C9">
      <w:pPr>
        <w:pStyle w:val="ListParagraph"/>
        <w:ind w:left="1620"/>
        <w:rPr>
          <w:ins w:id="1207" w:author="Gaurav Dutta" w:date="2016-03-02T19:44:00Z"/>
          <w:color w:val="FF0000"/>
        </w:rPr>
      </w:pPr>
    </w:p>
    <w:p w:rsidR="00C543C9" w:rsidRDefault="00C543C9" w:rsidP="00C543C9">
      <w:pPr>
        <w:pStyle w:val="ListParagraph"/>
        <w:ind w:left="1620"/>
        <w:rPr>
          <w:ins w:id="1208" w:author="Gaurav Dutta" w:date="2016-03-02T19:44:00Z"/>
          <w:color w:val="FF0000"/>
        </w:rPr>
      </w:pPr>
    </w:p>
    <w:p w:rsidR="00C543C9" w:rsidRDefault="00C543C9" w:rsidP="00C543C9">
      <w:pPr>
        <w:pStyle w:val="ListParagraph"/>
        <w:ind w:left="1620"/>
        <w:rPr>
          <w:ins w:id="1209" w:author="Gaurav Dutta" w:date="2016-03-02T19:44:00Z"/>
          <w:color w:val="FF0000"/>
        </w:rPr>
      </w:pPr>
    </w:p>
    <w:p w:rsidR="00C543C9" w:rsidRDefault="00C543C9" w:rsidP="00C543C9">
      <w:pPr>
        <w:pStyle w:val="ListParagraph"/>
        <w:ind w:left="1620"/>
        <w:rPr>
          <w:ins w:id="1210" w:author="Gaurav Dutta" w:date="2016-03-02T19:44:00Z"/>
          <w:color w:val="FF0000"/>
        </w:rPr>
      </w:pPr>
    </w:p>
    <w:p w:rsidR="00C543C9" w:rsidRPr="006236BC" w:rsidRDefault="00C543C9" w:rsidP="00C543C9">
      <w:pPr>
        <w:pStyle w:val="ListParagraph"/>
        <w:ind w:left="1620"/>
        <w:rPr>
          <w:ins w:id="1211" w:author="Gaurav Dutta" w:date="2016-03-02T19:44:00Z"/>
          <w:color w:val="FF0000"/>
        </w:rPr>
      </w:pPr>
    </w:p>
    <w:p w:rsidR="00C543C9" w:rsidRPr="00C543C9" w:rsidRDefault="00C543C9">
      <w:pPr>
        <w:pStyle w:val="ListParagraph"/>
        <w:numPr>
          <w:ilvl w:val="2"/>
          <w:numId w:val="14"/>
        </w:numPr>
        <w:rPr>
          <w:ins w:id="1212" w:author="Gaurav Dutta" w:date="2016-03-02T19:44:00Z"/>
          <w:b/>
          <w:rPrChange w:id="1213" w:author="Gaurav Dutta" w:date="2016-03-02T19:44:00Z">
            <w:rPr>
              <w:ins w:id="1214" w:author="Gaurav Dutta" w:date="2016-03-02T19:44:00Z"/>
            </w:rPr>
          </w:rPrChange>
        </w:rPr>
        <w:pPrChange w:id="1215" w:author="Gaurav Dutta" w:date="2016-03-02T19:44:00Z">
          <w:pPr>
            <w:pStyle w:val="ListParagraph"/>
            <w:ind w:left="1620"/>
          </w:pPr>
        </w:pPrChange>
      </w:pPr>
      <w:ins w:id="1216" w:author="Gaurav Dutta" w:date="2016-03-02T19:44:00Z">
        <w:r w:rsidRPr="00C543C9">
          <w:rPr>
            <w:b/>
            <w:rPrChange w:id="1217" w:author="Gaurav Dutta" w:date="2016-03-02T19:44:00Z">
              <w:rPr/>
            </w:rPrChange>
          </w:rPr>
          <w:t>Calculation of Earnest Money</w:t>
        </w:r>
      </w:ins>
    </w:p>
    <w:p w:rsidR="00C543C9" w:rsidRPr="00C543C9" w:rsidRDefault="00C543C9" w:rsidP="00C543C9">
      <w:pPr>
        <w:pStyle w:val="ListParagraph"/>
        <w:ind w:left="1620"/>
        <w:rPr>
          <w:ins w:id="1218" w:author="Gaurav Dutta" w:date="2016-03-02T19:44:00Z"/>
          <w:color w:val="000000" w:themeColor="text1"/>
          <w:rPrChange w:id="1219" w:author="Gaurav Dutta" w:date="2016-03-02T19:45:00Z">
            <w:rPr>
              <w:ins w:id="1220" w:author="Gaurav Dutta" w:date="2016-03-02T19:44:00Z"/>
              <w:color w:val="FF0000"/>
            </w:rPr>
          </w:rPrChange>
        </w:rPr>
      </w:pPr>
      <w:ins w:id="1221" w:author="Gaurav Dutta" w:date="2016-03-02T19:44:00Z">
        <w:r w:rsidRPr="00C543C9">
          <w:rPr>
            <w:color w:val="000000" w:themeColor="text1"/>
            <w:rPrChange w:id="1222" w:author="Gaurav Dutta" w:date="2016-03-02T19:45:00Z">
              <w:rPr>
                <w:color w:val="FF0000"/>
              </w:rPr>
            </w:rPrChange>
          </w:rPr>
          <w:t xml:space="preserve">An earnest money deposit shows the seller that a buyer is serious about purchasing a property. When the transaction is finalized, the </w:t>
        </w:r>
        <w:r w:rsidRPr="00C543C9">
          <w:rPr>
            <w:b/>
            <w:bCs/>
            <w:color w:val="000000" w:themeColor="text1"/>
            <w:rPrChange w:id="1223" w:author="Gaurav Dutta" w:date="2016-03-02T19:45:00Z">
              <w:rPr>
                <w:b/>
                <w:bCs/>
                <w:color w:val="FF0000"/>
              </w:rPr>
            </w:rPrChange>
          </w:rPr>
          <w:t>funds</w:t>
        </w:r>
        <w:r w:rsidRPr="00C543C9">
          <w:rPr>
            <w:color w:val="000000" w:themeColor="text1"/>
            <w:rPrChange w:id="1224" w:author="Gaurav Dutta" w:date="2016-03-02T19:45:00Z">
              <w:rPr>
                <w:color w:val="FF0000"/>
              </w:rPr>
            </w:rPrChange>
          </w:rPr>
          <w:t xml:space="preserve"> are put toward the buyer's down payment. Earnest money is calculated as per the relation below.</w:t>
        </w:r>
      </w:ins>
    </w:p>
    <w:p w:rsidR="00C543C9" w:rsidRPr="00C543C9" w:rsidRDefault="00C543C9" w:rsidP="00C543C9">
      <w:pPr>
        <w:pStyle w:val="ListParagraph"/>
        <w:ind w:left="1620"/>
        <w:rPr>
          <w:ins w:id="1225" w:author="Gaurav Dutta" w:date="2016-03-02T19:44:00Z"/>
          <w:color w:val="000000" w:themeColor="text1"/>
          <w:rPrChange w:id="1226" w:author="Gaurav Dutta" w:date="2016-03-02T19:45:00Z">
            <w:rPr>
              <w:ins w:id="1227" w:author="Gaurav Dutta" w:date="2016-03-02T19:44:00Z"/>
              <w:color w:val="FF0000"/>
            </w:rPr>
          </w:rPrChange>
        </w:rPr>
      </w:pPr>
      <w:ins w:id="1228" w:author="Gaurav Dutta" w:date="2016-03-02T19:44:00Z">
        <w:r w:rsidRPr="00C543C9">
          <w:rPr>
            <w:noProof/>
            <w:color w:val="000000" w:themeColor="text1"/>
            <w:lang w:bidi="hi-IN"/>
            <w:rPrChange w:id="1229" w:author="Gaurav Dutta" w:date="2016-03-02T19:45:00Z">
              <w:rPr>
                <w:noProof/>
                <w:color w:val="FF0000"/>
                <w:lang w:bidi="hi-IN"/>
              </w:rPr>
            </w:rPrChange>
          </w:rPr>
          <mc:AlternateContent>
            <mc:Choice Requires="wps">
              <w:drawing>
                <wp:anchor distT="0" distB="0" distL="114300" distR="114300" simplePos="0" relativeHeight="251684864" behindDoc="0" locked="0" layoutInCell="1" allowOverlap="1" wp14:anchorId="04A75D26" wp14:editId="23AD31F4">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D8D50" id="Rectangle 34" o:spid="_x0000_s1026" style="position:absolute;margin-left:75.15pt;margin-top:10.05pt;width:195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" filled="f" strokecolor="#70ad47 [3209]" strokeweight="1pt"/>
              </w:pict>
            </mc:Fallback>
          </mc:AlternateContent>
        </w:r>
      </w:ins>
    </w:p>
    <w:p w:rsidR="00C543C9" w:rsidRPr="00C543C9" w:rsidRDefault="00C543C9" w:rsidP="00C543C9">
      <w:pPr>
        <w:pStyle w:val="ListParagraph"/>
        <w:ind w:left="1620"/>
        <w:rPr>
          <w:ins w:id="1230" w:author="Gaurav Dutta" w:date="2016-03-02T19:44:00Z"/>
          <w:color w:val="000000" w:themeColor="text1"/>
          <w:rPrChange w:id="1231" w:author="Gaurav Dutta" w:date="2016-03-02T19:45:00Z">
            <w:rPr>
              <w:ins w:id="1232" w:author="Gaurav Dutta" w:date="2016-03-02T19:44:00Z"/>
              <w:color w:val="FF0000"/>
            </w:rPr>
          </w:rPrChange>
        </w:rPr>
      </w:pPr>
      <w:ins w:id="1233" w:author="Gaurav Dutta" w:date="2016-03-02T19:44:00Z">
        <w:r w:rsidRPr="00C543C9">
          <w:rPr>
            <w:color w:val="000000" w:themeColor="text1"/>
            <w:rPrChange w:id="1234" w:author="Gaurav Dutta" w:date="2016-03-02T19:45:00Z">
              <w:rPr>
                <w:color w:val="FF0000"/>
              </w:rPr>
            </w:rPrChange>
          </w:rPr>
          <w:t>Earnest Money = (Property Cost * P)/100</w:t>
        </w:r>
      </w:ins>
    </w:p>
    <w:p w:rsidR="00C543C9" w:rsidRPr="00C543C9" w:rsidRDefault="00C543C9" w:rsidP="00C543C9">
      <w:pPr>
        <w:pStyle w:val="ListParagraph"/>
        <w:ind w:left="1620"/>
        <w:rPr>
          <w:ins w:id="1235" w:author="Gaurav Dutta" w:date="2016-03-02T19:44:00Z"/>
          <w:color w:val="000000" w:themeColor="text1"/>
          <w:rPrChange w:id="1236" w:author="Gaurav Dutta" w:date="2016-03-02T19:45:00Z">
            <w:rPr>
              <w:ins w:id="1237" w:author="Gaurav Dutta" w:date="2016-03-02T19:44:00Z"/>
              <w:color w:val="FF0000"/>
            </w:rPr>
          </w:rPrChange>
        </w:rPr>
      </w:pPr>
    </w:p>
    <w:p w:rsidR="00C543C9" w:rsidRPr="00C543C9" w:rsidRDefault="00C543C9" w:rsidP="00C543C9">
      <w:pPr>
        <w:pStyle w:val="ListParagraph"/>
        <w:ind w:left="1620"/>
        <w:rPr>
          <w:ins w:id="1238" w:author="Gaurav Dutta" w:date="2016-03-02T19:44:00Z"/>
          <w:color w:val="000000" w:themeColor="text1"/>
          <w:rPrChange w:id="1239" w:author="Gaurav Dutta" w:date="2016-03-02T19:45:00Z">
            <w:rPr>
              <w:ins w:id="1240" w:author="Gaurav Dutta" w:date="2016-03-02T19:44:00Z"/>
              <w:color w:val="FF0000"/>
            </w:rPr>
          </w:rPrChange>
        </w:rPr>
      </w:pPr>
      <w:ins w:id="1241" w:author="Gaurav Dutta" w:date="2016-03-02T19:44:00Z">
        <w:r w:rsidRPr="00C543C9">
          <w:rPr>
            <w:color w:val="000000" w:themeColor="text1"/>
            <w:rPrChange w:id="1242" w:author="Gaurav Dutta" w:date="2016-03-02T19:45:00Z">
              <w:rPr>
                <w:color w:val="FF0000"/>
              </w:rPr>
            </w:rPrChange>
          </w:rPr>
          <w:t xml:space="preserve">Where, </w:t>
        </w:r>
      </w:ins>
    </w:p>
    <w:p w:rsidR="00C543C9" w:rsidRPr="00C543C9" w:rsidRDefault="00C543C9" w:rsidP="00C543C9">
      <w:pPr>
        <w:pStyle w:val="ListParagraph"/>
        <w:ind w:left="1620"/>
        <w:rPr>
          <w:ins w:id="1243" w:author="Gaurav Dutta" w:date="2016-03-02T19:44:00Z"/>
          <w:color w:val="000000" w:themeColor="text1"/>
          <w:rPrChange w:id="1244" w:author="Gaurav Dutta" w:date="2016-03-02T19:45:00Z">
            <w:rPr>
              <w:ins w:id="1245" w:author="Gaurav Dutta" w:date="2016-03-02T19:44:00Z"/>
              <w:color w:val="FF0000"/>
            </w:rPr>
          </w:rPrChange>
        </w:rPr>
      </w:pPr>
      <w:ins w:id="1246" w:author="Gaurav Dutta" w:date="2016-03-02T19:44:00Z">
        <w:r w:rsidRPr="00C543C9">
          <w:rPr>
            <w:color w:val="000000" w:themeColor="text1"/>
            <w:rPrChange w:id="1247" w:author="Gaurav Dutta" w:date="2016-03-02T19:45:00Z">
              <w:rPr>
                <w:color w:val="FF0000"/>
              </w:rPr>
            </w:rPrChange>
          </w:rPr>
          <w:t>P= Defined percentage of the Property Cost</w:t>
        </w:r>
      </w:ins>
    </w:p>
    <w:p w:rsidR="00C543C9" w:rsidRPr="006236BC" w:rsidRDefault="00C543C9" w:rsidP="00C543C9">
      <w:pPr>
        <w:pStyle w:val="ListParagraph"/>
        <w:ind w:left="1620"/>
        <w:rPr>
          <w:ins w:id="1248" w:author="Gaurav Dutta" w:date="2016-03-02T19:44:00Z"/>
          <w:color w:val="FF0000"/>
        </w:rPr>
      </w:pPr>
    </w:p>
    <w:p w:rsidR="00C543C9" w:rsidRPr="00C543C9" w:rsidRDefault="00C543C9">
      <w:pPr>
        <w:pStyle w:val="ListParagraph"/>
        <w:numPr>
          <w:ilvl w:val="2"/>
          <w:numId w:val="14"/>
        </w:numPr>
        <w:rPr>
          <w:ins w:id="1249" w:author="Gaurav Dutta" w:date="2016-03-02T19:44:00Z"/>
          <w:b/>
          <w:bCs/>
          <w:color w:val="000000"/>
          <w:rPrChange w:id="1250" w:author="Gaurav Dutta" w:date="2016-03-02T19:45:00Z">
            <w:rPr>
              <w:ins w:id="1251" w:author="Gaurav Dutta" w:date="2016-03-02T19:44:00Z"/>
            </w:rPr>
          </w:rPrChange>
        </w:rPr>
        <w:pPrChange w:id="1252" w:author="Gaurav Dutta" w:date="2016-03-02T19:45:00Z">
          <w:pPr>
            <w:pStyle w:val="ListParagraph"/>
            <w:ind w:left="1620"/>
          </w:pPr>
        </w:pPrChange>
      </w:pPr>
      <w:ins w:id="1253" w:author="Gaurav Dutta" w:date="2016-03-02T19:44:00Z">
        <w:r w:rsidRPr="00C543C9">
          <w:rPr>
            <w:b/>
            <w:rPrChange w:id="1254" w:author="Gaurav Dutta" w:date="2016-03-02T19:45:00Z">
              <w:rPr/>
            </w:rPrChange>
          </w:rPr>
          <w:t>Calculation for allotment money</w:t>
        </w:r>
      </w:ins>
    </w:p>
    <w:p w:rsidR="00C543C9" w:rsidRPr="00C543C9" w:rsidRDefault="00C543C9" w:rsidP="00C543C9">
      <w:pPr>
        <w:pStyle w:val="ListParagraph"/>
        <w:ind w:left="1620"/>
        <w:rPr>
          <w:ins w:id="1255" w:author="Gaurav Dutta" w:date="2016-03-02T19:44:00Z"/>
          <w:color w:val="000000" w:themeColor="text1"/>
          <w:rPrChange w:id="1256" w:author="Gaurav Dutta" w:date="2016-03-02T19:45:00Z">
            <w:rPr>
              <w:ins w:id="1257" w:author="Gaurav Dutta" w:date="2016-03-02T19:44:00Z"/>
              <w:color w:val="FF0000"/>
            </w:rPr>
          </w:rPrChange>
        </w:rPr>
      </w:pPr>
      <w:ins w:id="1258" w:author="Gaurav Dutta" w:date="2016-03-02T19:44:00Z">
        <w:r w:rsidRPr="00C543C9">
          <w:rPr>
            <w:color w:val="000000" w:themeColor="text1"/>
            <w:rPrChange w:id="1259" w:author="Gaurav Dutta" w:date="2016-03-02T19:45:00Z">
              <w:rPr>
                <w:color w:val="FF0000"/>
              </w:rPr>
            </w:rPrChange>
          </w:rPr>
          <w:t>Allotment money is calculated using below relation</w:t>
        </w:r>
      </w:ins>
    </w:p>
    <w:p w:rsidR="00C543C9" w:rsidRPr="00C543C9" w:rsidRDefault="00C543C9" w:rsidP="00C543C9">
      <w:pPr>
        <w:pStyle w:val="ListParagraph"/>
        <w:ind w:left="1620"/>
        <w:rPr>
          <w:ins w:id="1260" w:author="Gaurav Dutta" w:date="2016-03-02T19:44:00Z"/>
          <w:bCs/>
          <w:color w:val="000000" w:themeColor="text1"/>
          <w:rPrChange w:id="1261" w:author="Gaurav Dutta" w:date="2016-03-02T19:45:00Z">
            <w:rPr>
              <w:ins w:id="1262" w:author="Gaurav Dutta" w:date="2016-03-02T19:44:00Z"/>
              <w:bCs/>
              <w:color w:val="000000"/>
            </w:rPr>
          </w:rPrChange>
        </w:rPr>
      </w:pPr>
      <w:ins w:id="1263" w:author="Gaurav Dutta" w:date="2016-03-02T19:44:00Z">
        <w:r w:rsidRPr="00C543C9">
          <w:rPr>
            <w:noProof/>
            <w:color w:val="000000" w:themeColor="text1"/>
            <w:lang w:bidi="hi-IN"/>
            <w:rPrChange w:id="1264" w:author="Gaurav Dutta" w:date="2016-03-02T19:45:00Z">
              <w:rPr>
                <w:noProof/>
                <w:color w:val="FF0000"/>
                <w:lang w:bidi="hi-IN"/>
              </w:rPr>
            </w:rPrChange>
          </w:rPr>
          <mc:AlternateContent>
            <mc:Choice Requires="wps">
              <w:drawing>
                <wp:anchor distT="0" distB="0" distL="114300" distR="114300" simplePos="0" relativeHeight="251685888" behindDoc="0" locked="0" layoutInCell="1" allowOverlap="1" wp14:anchorId="12FCF043" wp14:editId="0C9A038C">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A8102" id="Rectangle 35" o:spid="_x0000_s1026" style="position:absolute;margin-left:72.15pt;margin-top:10.6pt;width:214.5pt;height:25.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" filled="f" strokecolor="#70ad47 [3209]" strokeweight="1pt"/>
              </w:pict>
            </mc:Fallback>
          </mc:AlternateContent>
        </w:r>
      </w:ins>
    </w:p>
    <w:p w:rsidR="00C543C9" w:rsidRPr="00C543C9" w:rsidRDefault="00C543C9" w:rsidP="00C543C9">
      <w:pPr>
        <w:pStyle w:val="ListParagraph"/>
        <w:ind w:left="1620"/>
        <w:rPr>
          <w:ins w:id="1265" w:author="Gaurav Dutta" w:date="2016-03-02T19:44:00Z"/>
          <w:color w:val="000000" w:themeColor="text1"/>
          <w:rPrChange w:id="1266" w:author="Gaurav Dutta" w:date="2016-03-02T19:45:00Z">
            <w:rPr>
              <w:ins w:id="1267" w:author="Gaurav Dutta" w:date="2016-03-02T19:44:00Z"/>
              <w:color w:val="FF0000"/>
            </w:rPr>
          </w:rPrChange>
        </w:rPr>
      </w:pPr>
      <w:ins w:id="1268" w:author="Gaurav Dutta" w:date="2016-03-02T19:44:00Z">
        <w:r w:rsidRPr="00C543C9">
          <w:rPr>
            <w:bCs/>
            <w:color w:val="000000" w:themeColor="text1"/>
            <w:rPrChange w:id="1269" w:author="Gaurav Dutta" w:date="2016-03-02T19:45:00Z">
              <w:rPr>
                <w:bCs/>
                <w:color w:val="FF0000"/>
              </w:rPr>
            </w:rPrChange>
          </w:rPr>
          <w:t xml:space="preserve">Allotment Money = </w:t>
        </w:r>
        <w:r w:rsidRPr="00C543C9">
          <w:rPr>
            <w:color w:val="000000" w:themeColor="text1"/>
            <w:rPrChange w:id="1270" w:author="Gaurav Dutta" w:date="2016-03-02T19:45:00Z">
              <w:rPr>
                <w:color w:val="FF0000"/>
              </w:rPr>
            </w:rPrChange>
          </w:rPr>
          <w:t>(Property Cost * Q)/100)</w:t>
        </w:r>
      </w:ins>
    </w:p>
    <w:p w:rsidR="00C543C9" w:rsidRPr="00C543C9" w:rsidRDefault="00C543C9" w:rsidP="00C543C9">
      <w:pPr>
        <w:pStyle w:val="ListParagraph"/>
        <w:ind w:left="1620"/>
        <w:rPr>
          <w:ins w:id="1271" w:author="Gaurav Dutta" w:date="2016-03-02T19:44:00Z"/>
          <w:color w:val="000000" w:themeColor="text1"/>
          <w:rPrChange w:id="1272" w:author="Gaurav Dutta" w:date="2016-03-02T19:45:00Z">
            <w:rPr>
              <w:ins w:id="1273" w:author="Gaurav Dutta" w:date="2016-03-02T19:44:00Z"/>
              <w:color w:val="FF0000"/>
            </w:rPr>
          </w:rPrChange>
        </w:rPr>
      </w:pPr>
    </w:p>
    <w:p w:rsidR="00C543C9" w:rsidRPr="00C543C9" w:rsidRDefault="00C543C9" w:rsidP="00C543C9">
      <w:pPr>
        <w:pStyle w:val="ListParagraph"/>
        <w:ind w:left="1620"/>
        <w:rPr>
          <w:ins w:id="1274" w:author="Gaurav Dutta" w:date="2016-03-02T19:44:00Z"/>
          <w:color w:val="000000" w:themeColor="text1"/>
          <w:rPrChange w:id="1275" w:author="Gaurav Dutta" w:date="2016-03-02T19:45:00Z">
            <w:rPr>
              <w:ins w:id="1276" w:author="Gaurav Dutta" w:date="2016-03-02T19:44:00Z"/>
              <w:color w:val="FF0000"/>
            </w:rPr>
          </w:rPrChange>
        </w:rPr>
      </w:pPr>
      <w:ins w:id="1277" w:author="Gaurav Dutta" w:date="2016-03-02T19:44:00Z">
        <w:r w:rsidRPr="00C543C9">
          <w:rPr>
            <w:color w:val="000000" w:themeColor="text1"/>
            <w:rPrChange w:id="1278" w:author="Gaurav Dutta" w:date="2016-03-02T19:45:00Z">
              <w:rPr>
                <w:color w:val="FF0000"/>
              </w:rPr>
            </w:rPrChange>
          </w:rPr>
          <w:t>Where,</w:t>
        </w:r>
      </w:ins>
    </w:p>
    <w:p w:rsidR="00C543C9" w:rsidRPr="00C543C9" w:rsidRDefault="00C543C9" w:rsidP="00C543C9">
      <w:pPr>
        <w:pStyle w:val="ListParagraph"/>
        <w:ind w:left="1620"/>
        <w:rPr>
          <w:ins w:id="1279" w:author="Gaurav Dutta" w:date="2016-03-02T19:44:00Z"/>
          <w:bCs/>
          <w:color w:val="000000" w:themeColor="text1"/>
          <w:rPrChange w:id="1280" w:author="Gaurav Dutta" w:date="2016-03-02T19:45:00Z">
            <w:rPr>
              <w:ins w:id="1281" w:author="Gaurav Dutta" w:date="2016-03-02T19:44:00Z"/>
              <w:bCs/>
              <w:color w:val="FF0000"/>
            </w:rPr>
          </w:rPrChange>
        </w:rPr>
      </w:pPr>
      <w:ins w:id="1282" w:author="Gaurav Dutta" w:date="2016-03-02T19:44:00Z">
        <w:r w:rsidRPr="00C543C9">
          <w:rPr>
            <w:bCs/>
            <w:color w:val="000000" w:themeColor="text1"/>
            <w:rPrChange w:id="1283" w:author="Gaurav Dutta" w:date="2016-03-02T19:45:00Z">
              <w:rPr>
                <w:bCs/>
                <w:color w:val="FF0000"/>
              </w:rPr>
            </w:rPrChange>
          </w:rPr>
          <w:t>Q = Defined percentage of the Property Cost</w:t>
        </w:r>
      </w:ins>
    </w:p>
    <w:p w:rsidR="00C543C9" w:rsidRPr="00C543C9" w:rsidRDefault="00C543C9" w:rsidP="00C543C9">
      <w:pPr>
        <w:pStyle w:val="ListParagraph"/>
        <w:ind w:left="1620"/>
        <w:rPr>
          <w:ins w:id="1284" w:author="Gaurav Dutta" w:date="2016-03-02T19:44:00Z"/>
          <w:bCs/>
          <w:color w:val="000000" w:themeColor="text1"/>
          <w:rPrChange w:id="1285" w:author="Gaurav Dutta" w:date="2016-03-02T19:45:00Z">
            <w:rPr>
              <w:ins w:id="1286" w:author="Gaurav Dutta" w:date="2016-03-02T19:44:00Z"/>
              <w:bCs/>
              <w:color w:val="FF0000"/>
            </w:rPr>
          </w:rPrChange>
        </w:rPr>
      </w:pPr>
    </w:p>
    <w:p w:rsidR="00C543C9" w:rsidRPr="00C543C9" w:rsidRDefault="00C543C9" w:rsidP="00C543C9">
      <w:pPr>
        <w:pStyle w:val="ListParagraph"/>
        <w:ind w:left="1620"/>
        <w:rPr>
          <w:ins w:id="1287" w:author="Gaurav Dutta" w:date="2016-03-02T19:44:00Z"/>
          <w:bCs/>
          <w:color w:val="000000" w:themeColor="text1"/>
          <w:rPrChange w:id="1288" w:author="Gaurav Dutta" w:date="2016-03-02T19:45:00Z">
            <w:rPr>
              <w:ins w:id="1289" w:author="Gaurav Dutta" w:date="2016-03-02T19:44:00Z"/>
              <w:bCs/>
              <w:color w:val="FF0000"/>
            </w:rPr>
          </w:rPrChange>
        </w:rPr>
      </w:pPr>
      <w:ins w:id="1290" w:author="Gaurav Dutta" w:date="2016-03-02T19:44:00Z">
        <w:r w:rsidRPr="00C543C9">
          <w:rPr>
            <w:bCs/>
            <w:color w:val="000000" w:themeColor="text1"/>
            <w:rPrChange w:id="1291" w:author="Gaurav Dutta" w:date="2016-03-02T19:45:00Z">
              <w:rPr>
                <w:bCs/>
                <w:color w:val="FF0000"/>
              </w:rPr>
            </w:rPrChange>
          </w:rPr>
          <w:t>Note: - Allotment Money includes Earnest money.</w:t>
        </w:r>
      </w:ins>
    </w:p>
    <w:p w:rsidR="00C543C9" w:rsidRPr="006236BC" w:rsidRDefault="00C543C9" w:rsidP="00C543C9">
      <w:pPr>
        <w:pStyle w:val="ListParagraph"/>
        <w:ind w:left="1620"/>
        <w:rPr>
          <w:ins w:id="1292" w:author="Gaurav Dutta" w:date="2016-03-02T19:44:00Z"/>
          <w:bCs/>
          <w:color w:val="000000"/>
        </w:rPr>
      </w:pPr>
    </w:p>
    <w:p w:rsidR="00C543C9" w:rsidRPr="00C543C9" w:rsidRDefault="00C543C9">
      <w:pPr>
        <w:pStyle w:val="ListParagraph"/>
        <w:numPr>
          <w:ilvl w:val="2"/>
          <w:numId w:val="14"/>
        </w:numPr>
        <w:rPr>
          <w:ins w:id="1293" w:author="Gaurav Dutta" w:date="2016-03-02T19:44:00Z"/>
          <w:bCs/>
          <w:color w:val="000000"/>
          <w:rPrChange w:id="1294" w:author="Gaurav Dutta" w:date="2016-03-02T19:45:00Z">
            <w:rPr>
              <w:ins w:id="1295" w:author="Gaurav Dutta" w:date="2016-03-02T19:44:00Z"/>
            </w:rPr>
          </w:rPrChange>
        </w:rPr>
        <w:pPrChange w:id="1296" w:author="Gaurav Dutta" w:date="2016-03-02T19:45:00Z">
          <w:pPr>
            <w:pStyle w:val="ListParagraph"/>
            <w:ind w:left="1620"/>
          </w:pPr>
        </w:pPrChange>
      </w:pPr>
      <w:ins w:id="1297" w:author="Gaurav Dutta" w:date="2016-03-02T19:44:00Z">
        <w:r w:rsidRPr="007B3542">
          <w:rPr>
            <w:b/>
            <w:rPrChange w:id="1298" w:author="Gaurav Dutta" w:date="2016-03-02T19:46:00Z">
              <w:rPr/>
            </w:rPrChange>
          </w:rPr>
          <w:t>Create Payment Schedule</w:t>
        </w:r>
        <w:r>
          <w:t>[Refer scheme info for interest rate]</w:t>
        </w:r>
        <w:r w:rsidRPr="00E4790A">
          <w:rPr>
            <w:color w:val="FF0000"/>
          </w:rPr>
          <w:t xml:space="preserve"> </w:t>
        </w:r>
      </w:ins>
    </w:p>
    <w:p w:rsidR="00C543C9" w:rsidRPr="00C543C9" w:rsidRDefault="00C543C9" w:rsidP="00C543C9">
      <w:pPr>
        <w:pStyle w:val="ListParagraph"/>
        <w:ind w:left="1620"/>
        <w:rPr>
          <w:ins w:id="1299" w:author="Gaurav Dutta" w:date="2016-03-02T19:44:00Z"/>
          <w:color w:val="000000" w:themeColor="text1"/>
          <w:rPrChange w:id="1300" w:author="Gaurav Dutta" w:date="2016-03-02T19:45:00Z">
            <w:rPr>
              <w:ins w:id="1301" w:author="Gaurav Dutta" w:date="2016-03-02T19:44:00Z"/>
              <w:color w:val="FF0000"/>
            </w:rPr>
          </w:rPrChange>
        </w:rPr>
      </w:pPr>
      <w:ins w:id="1302" w:author="Gaurav Dutta" w:date="2016-03-02T19:44:00Z">
        <w:r w:rsidRPr="00C543C9">
          <w:rPr>
            <w:color w:val="000000" w:themeColor="text1"/>
            <w:rPrChange w:id="1303" w:author="Gaurav Dutta" w:date="2016-03-02T19:45:00Z">
              <w:rPr>
                <w:color w:val="FF0000"/>
              </w:rPr>
            </w:rPrChange>
          </w:rPr>
          <w:t>The calculation of the payment schedule for Industries would be done using Equated Monthly Installments. The formula for the same is as follows:</w:t>
        </w:r>
      </w:ins>
    </w:p>
    <w:p w:rsidR="00C543C9" w:rsidRPr="00C543C9" w:rsidRDefault="00C543C9" w:rsidP="00C543C9">
      <w:pPr>
        <w:pStyle w:val="ListParagraph"/>
        <w:ind w:left="1620"/>
        <w:rPr>
          <w:ins w:id="1304" w:author="Gaurav Dutta" w:date="2016-03-02T19:44:00Z"/>
          <w:color w:val="000000" w:themeColor="text1"/>
          <w:rPrChange w:id="1305" w:author="Gaurav Dutta" w:date="2016-03-02T19:45:00Z">
            <w:rPr>
              <w:ins w:id="1306" w:author="Gaurav Dutta" w:date="2016-03-02T19:44:00Z"/>
              <w:color w:val="FF0000"/>
            </w:rPr>
          </w:rPrChange>
        </w:rPr>
      </w:pPr>
    </w:p>
    <w:p w:rsidR="00C543C9" w:rsidRPr="00C543C9" w:rsidRDefault="00C543C9" w:rsidP="00C543C9">
      <w:pPr>
        <w:pStyle w:val="ListParagraph"/>
        <w:ind w:left="1620"/>
        <w:rPr>
          <w:ins w:id="1307" w:author="Gaurav Dutta" w:date="2016-03-02T19:44:00Z"/>
          <w:color w:val="000000" w:themeColor="text1"/>
          <w:rPrChange w:id="1308" w:author="Gaurav Dutta" w:date="2016-03-02T19:45:00Z">
            <w:rPr>
              <w:ins w:id="1309" w:author="Gaurav Dutta" w:date="2016-03-02T19:44:00Z"/>
              <w:color w:val="FF0000"/>
            </w:rPr>
          </w:rPrChange>
        </w:rPr>
      </w:pPr>
      <w:ins w:id="1310" w:author="Gaurav Dutta" w:date="2016-03-02T19:44:00Z">
        <w:r w:rsidRPr="00C543C9">
          <w:rPr>
            <w:color w:val="000000" w:themeColor="text1"/>
            <w:rPrChange w:id="1311" w:author="Gaurav Dutta" w:date="2016-03-02T19:45:00Z">
              <w:rPr>
                <w:color w:val="FF0000"/>
              </w:rPr>
            </w:rPrChange>
          </w:rPr>
          <w:t>n = Number of installment</w:t>
        </w:r>
      </w:ins>
    </w:p>
    <w:p w:rsidR="00C543C9" w:rsidRPr="00C543C9" w:rsidRDefault="00C543C9" w:rsidP="00C543C9">
      <w:pPr>
        <w:pStyle w:val="ListParagraph"/>
        <w:ind w:left="1620"/>
        <w:rPr>
          <w:ins w:id="1312" w:author="Gaurav Dutta" w:date="2016-03-02T19:44:00Z"/>
          <w:color w:val="000000" w:themeColor="text1"/>
          <w:rPrChange w:id="1313" w:author="Gaurav Dutta" w:date="2016-03-02T19:45:00Z">
            <w:rPr>
              <w:ins w:id="1314" w:author="Gaurav Dutta" w:date="2016-03-02T19:44:00Z"/>
              <w:color w:val="FF0000"/>
            </w:rPr>
          </w:rPrChange>
        </w:rPr>
      </w:pPr>
      <w:ins w:id="1315" w:author="Gaurav Dutta" w:date="2016-03-02T19:44:00Z">
        <w:r w:rsidRPr="00C543C9">
          <w:rPr>
            <w:color w:val="000000" w:themeColor="text1"/>
            <w:rPrChange w:id="1316" w:author="Gaurav Dutta" w:date="2016-03-02T19:45:00Z">
              <w:rPr>
                <w:color w:val="FF0000"/>
              </w:rPr>
            </w:rPrChange>
          </w:rPr>
          <w:t xml:space="preserve">r = Rate of interest, </w:t>
        </w:r>
      </w:ins>
    </w:p>
    <w:p w:rsidR="00C543C9" w:rsidRPr="00C543C9" w:rsidRDefault="00C543C9" w:rsidP="00C543C9">
      <w:pPr>
        <w:pStyle w:val="ListParagraph"/>
        <w:ind w:left="1620"/>
        <w:rPr>
          <w:ins w:id="1317" w:author="Gaurav Dutta" w:date="2016-03-02T19:44:00Z"/>
          <w:color w:val="000000" w:themeColor="text1"/>
          <w:rPrChange w:id="1318" w:author="Gaurav Dutta" w:date="2016-03-02T19:45:00Z">
            <w:rPr>
              <w:ins w:id="1319" w:author="Gaurav Dutta" w:date="2016-03-02T19:44:00Z"/>
              <w:color w:val="FF0000"/>
            </w:rPr>
          </w:rPrChange>
        </w:rPr>
      </w:pPr>
      <w:ins w:id="1320" w:author="Gaurav Dutta" w:date="2016-03-02T19:44:00Z">
        <w:r w:rsidRPr="00C543C9">
          <w:rPr>
            <w:noProof/>
            <w:color w:val="000000" w:themeColor="text1"/>
            <w:lang w:bidi="hi-IN"/>
            <w:rPrChange w:id="1321" w:author="Gaurav Dutta" w:date="2016-03-02T19:45:00Z">
              <w:rPr>
                <w:noProof/>
                <w:color w:val="FF0000"/>
                <w:lang w:bidi="hi-IN"/>
              </w:rPr>
            </w:rPrChange>
          </w:rPr>
          <mc:AlternateContent>
            <mc:Choice Requires="wps">
              <w:drawing>
                <wp:anchor distT="0" distB="0" distL="114300" distR="114300" simplePos="0" relativeHeight="251686912" behindDoc="0" locked="0" layoutInCell="1" allowOverlap="1" wp14:anchorId="57BC1A3C" wp14:editId="66474537">
                  <wp:simplePos x="0" y="0"/>
                  <wp:positionH relativeFrom="margin">
                    <wp:posOffset>885825</wp:posOffset>
                  </wp:positionH>
                  <wp:positionV relativeFrom="paragraph">
                    <wp:posOffset>105410</wp:posOffset>
                  </wp:positionV>
                  <wp:extent cx="2038350" cy="2667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88DAF" id="Rectangle 31" o:spid="_x0000_s1026" style="position:absolute;margin-left:69.75pt;margin-top:8.3pt;width:160.5pt;height:2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" filled="f" strokecolor="#70ad47 [3209]" strokeweight="1pt">
                  <w10:wrap anchorx="margin"/>
                </v:rect>
              </w:pict>
            </mc:Fallback>
          </mc:AlternateContent>
        </w:r>
      </w:ins>
    </w:p>
    <w:p w:rsidR="00C543C9" w:rsidRPr="00C543C9" w:rsidRDefault="00C543C9" w:rsidP="00C543C9">
      <w:pPr>
        <w:pStyle w:val="ListParagraph"/>
        <w:ind w:left="1620"/>
        <w:rPr>
          <w:ins w:id="1322" w:author="Gaurav Dutta" w:date="2016-03-02T19:44:00Z"/>
          <w:color w:val="000000" w:themeColor="text1"/>
          <w:rPrChange w:id="1323" w:author="Gaurav Dutta" w:date="2016-03-02T19:45:00Z">
            <w:rPr>
              <w:ins w:id="1324" w:author="Gaurav Dutta" w:date="2016-03-02T19:44:00Z"/>
              <w:color w:val="FF0000"/>
            </w:rPr>
          </w:rPrChange>
        </w:rPr>
      </w:pPr>
      <w:ins w:id="1325" w:author="Gaurav Dutta" w:date="2016-03-02T19:44:00Z">
        <w:r w:rsidRPr="00C543C9">
          <w:rPr>
            <w:color w:val="000000" w:themeColor="text1"/>
            <w:rPrChange w:id="1326" w:author="Gaurav Dutta" w:date="2016-03-02T19:45:00Z">
              <w:rPr>
                <w:color w:val="FF0000"/>
              </w:rPr>
            </w:rPrChange>
          </w:rPr>
          <w:t>Rate of Interest, r = (N.I. / (12/f))</w:t>
        </w:r>
      </w:ins>
    </w:p>
    <w:p w:rsidR="00C543C9" w:rsidRDefault="00C543C9" w:rsidP="00C543C9">
      <w:pPr>
        <w:pStyle w:val="ListParagraph"/>
        <w:ind w:left="1620"/>
        <w:rPr>
          <w:ins w:id="1327" w:author="Gaurav Dutta" w:date="2016-03-03T13:07:00Z"/>
          <w:color w:val="000000" w:themeColor="text1"/>
        </w:rPr>
      </w:pPr>
    </w:p>
    <w:p w:rsidR="00E00226" w:rsidRPr="00C543C9" w:rsidRDefault="00E00226" w:rsidP="00C543C9">
      <w:pPr>
        <w:pStyle w:val="ListParagraph"/>
        <w:ind w:left="1620"/>
        <w:rPr>
          <w:ins w:id="1328" w:author="Gaurav Dutta" w:date="2016-03-02T19:44:00Z"/>
          <w:color w:val="000000" w:themeColor="text1"/>
          <w:rPrChange w:id="1329" w:author="Gaurav Dutta" w:date="2016-03-02T19:45:00Z">
            <w:rPr>
              <w:ins w:id="1330" w:author="Gaurav Dutta" w:date="2016-03-02T19:44:00Z"/>
              <w:color w:val="FF0000"/>
            </w:rPr>
          </w:rPrChange>
        </w:rPr>
      </w:pPr>
      <w:ins w:id="1331" w:author="Gaurav Dutta" w:date="2016-03-03T13:07:00Z">
        <w:r>
          <w:rPr>
            <w:color w:val="000000" w:themeColor="text1"/>
          </w:rPr>
          <w:t xml:space="preserve">Where, </w:t>
        </w:r>
      </w:ins>
    </w:p>
    <w:p w:rsidR="00C543C9" w:rsidRPr="00C543C9" w:rsidRDefault="00C543C9" w:rsidP="00C543C9">
      <w:pPr>
        <w:pStyle w:val="ListParagraph"/>
        <w:ind w:left="1620"/>
        <w:rPr>
          <w:ins w:id="1332" w:author="Gaurav Dutta" w:date="2016-03-02T19:44:00Z"/>
          <w:color w:val="000000" w:themeColor="text1"/>
          <w:rPrChange w:id="1333" w:author="Gaurav Dutta" w:date="2016-03-02T19:45:00Z">
            <w:rPr>
              <w:ins w:id="1334" w:author="Gaurav Dutta" w:date="2016-03-02T19:44:00Z"/>
              <w:color w:val="FF0000"/>
            </w:rPr>
          </w:rPrChange>
        </w:rPr>
      </w:pPr>
      <w:ins w:id="1335" w:author="Gaurav Dutta" w:date="2016-03-02T19:44:00Z">
        <w:r w:rsidRPr="00C543C9">
          <w:rPr>
            <w:color w:val="000000" w:themeColor="text1"/>
            <w:rPrChange w:id="1336" w:author="Gaurav Dutta" w:date="2016-03-02T19:45:00Z">
              <w:rPr>
                <w:color w:val="FF0000"/>
              </w:rPr>
            </w:rPrChange>
          </w:rPr>
          <w:t>f = frequency</w:t>
        </w:r>
      </w:ins>
    </w:p>
    <w:p w:rsidR="00C543C9" w:rsidRPr="00C543C9" w:rsidRDefault="00C543C9" w:rsidP="00C543C9">
      <w:pPr>
        <w:pStyle w:val="ListParagraph"/>
        <w:ind w:left="1620"/>
        <w:rPr>
          <w:ins w:id="1337" w:author="Gaurav Dutta" w:date="2016-03-02T19:44:00Z"/>
          <w:color w:val="000000" w:themeColor="text1"/>
          <w:rPrChange w:id="1338" w:author="Gaurav Dutta" w:date="2016-03-02T19:45:00Z">
            <w:rPr>
              <w:ins w:id="1339" w:author="Gaurav Dutta" w:date="2016-03-02T19:44:00Z"/>
              <w:color w:val="FF0000"/>
            </w:rPr>
          </w:rPrChange>
        </w:rPr>
      </w:pPr>
      <w:ins w:id="1340" w:author="Gaurav Dutta" w:date="2016-03-02T19:44:00Z">
        <w:r w:rsidRPr="00C543C9">
          <w:rPr>
            <w:color w:val="000000" w:themeColor="text1"/>
            <w:rPrChange w:id="1341" w:author="Gaurav Dutta" w:date="2016-03-02T19:45:00Z">
              <w:rPr>
                <w:color w:val="FF0000"/>
              </w:rPr>
            </w:rPrChange>
          </w:rPr>
          <w:t>N.I. = Normal Interest</w:t>
        </w:r>
      </w:ins>
    </w:p>
    <w:p w:rsidR="00C543C9" w:rsidRPr="00C543C9" w:rsidRDefault="00C543C9" w:rsidP="00C543C9">
      <w:pPr>
        <w:pStyle w:val="ListParagraph"/>
        <w:ind w:left="1620"/>
        <w:rPr>
          <w:ins w:id="1342" w:author="Gaurav Dutta" w:date="2016-03-02T19:44:00Z"/>
          <w:color w:val="000000" w:themeColor="text1"/>
          <w:rPrChange w:id="1343" w:author="Gaurav Dutta" w:date="2016-03-02T19:45:00Z">
            <w:rPr>
              <w:ins w:id="1344" w:author="Gaurav Dutta" w:date="2016-03-02T19:44:00Z"/>
              <w:color w:val="FF0000"/>
            </w:rPr>
          </w:rPrChange>
        </w:rPr>
      </w:pPr>
    </w:p>
    <w:p w:rsidR="00C543C9" w:rsidRPr="00C543C9" w:rsidRDefault="00C543C9" w:rsidP="00C543C9">
      <w:pPr>
        <w:pStyle w:val="ListParagraph"/>
        <w:ind w:left="1620"/>
        <w:rPr>
          <w:ins w:id="1345" w:author="Gaurav Dutta" w:date="2016-03-02T19:44:00Z"/>
          <w:color w:val="000000" w:themeColor="text1"/>
          <w:rPrChange w:id="1346" w:author="Gaurav Dutta" w:date="2016-03-02T19:45:00Z">
            <w:rPr>
              <w:ins w:id="1347" w:author="Gaurav Dutta" w:date="2016-03-02T19:44:00Z"/>
              <w:color w:val="FF0000"/>
            </w:rPr>
          </w:rPrChange>
        </w:rPr>
      </w:pPr>
      <w:ins w:id="1348" w:author="Gaurav Dutta" w:date="2016-03-02T19:44:00Z">
        <w:r w:rsidRPr="00C543C9">
          <w:rPr>
            <w:color w:val="000000" w:themeColor="text1"/>
            <w:rPrChange w:id="1349" w:author="Gaurav Dutta" w:date="2016-03-02T19:45:00Z">
              <w:rPr>
                <w:color w:val="FF0000"/>
              </w:rPr>
            </w:rPrChange>
          </w:rPr>
          <w:t>Calculation of rate of interest as per frequency:</w:t>
        </w:r>
      </w:ins>
    </w:p>
    <w:p w:rsidR="00C543C9" w:rsidRPr="00C543C9" w:rsidRDefault="00C543C9" w:rsidP="00C543C9">
      <w:pPr>
        <w:pStyle w:val="ListParagraph"/>
        <w:ind w:left="1620"/>
        <w:rPr>
          <w:ins w:id="1350" w:author="Gaurav Dutta" w:date="2016-03-02T19:44:00Z"/>
          <w:color w:val="000000" w:themeColor="text1"/>
          <w:rPrChange w:id="1351" w:author="Gaurav Dutta" w:date="2016-03-02T19:45:00Z">
            <w:rPr>
              <w:ins w:id="1352" w:author="Gaurav Dutta" w:date="2016-03-02T19:44:00Z"/>
              <w:color w:val="FF0000"/>
            </w:rPr>
          </w:rPrChange>
        </w:rPr>
      </w:pPr>
      <w:ins w:id="1353" w:author="Gaurav Dutta" w:date="2016-03-02T19:44:00Z">
        <w:r w:rsidRPr="00C543C9">
          <w:rPr>
            <w:color w:val="000000" w:themeColor="text1"/>
            <w:rPrChange w:id="1354" w:author="Gaurav Dutta" w:date="2016-03-02T19:45:00Z">
              <w:rPr>
                <w:color w:val="FF0000"/>
              </w:rPr>
            </w:rPrChange>
          </w:rPr>
          <w:t>1. In case of Monthly</w:t>
        </w:r>
      </w:ins>
    </w:p>
    <w:p w:rsidR="00C543C9" w:rsidRPr="00C543C9" w:rsidRDefault="00C543C9" w:rsidP="00C543C9">
      <w:pPr>
        <w:pStyle w:val="ListParagraph"/>
        <w:ind w:left="1620"/>
        <w:rPr>
          <w:ins w:id="1355" w:author="Gaurav Dutta" w:date="2016-03-02T19:44:00Z"/>
          <w:color w:val="000000" w:themeColor="text1"/>
          <w:rPrChange w:id="1356" w:author="Gaurav Dutta" w:date="2016-03-02T19:45:00Z">
            <w:rPr>
              <w:ins w:id="1357" w:author="Gaurav Dutta" w:date="2016-03-02T19:44:00Z"/>
              <w:color w:val="FF0000"/>
            </w:rPr>
          </w:rPrChange>
        </w:rPr>
      </w:pPr>
      <w:ins w:id="1358" w:author="Gaurav Dutta" w:date="2016-03-02T19:44:00Z">
        <w:r w:rsidRPr="00C543C9">
          <w:rPr>
            <w:color w:val="000000" w:themeColor="text1"/>
            <w:rPrChange w:id="1359" w:author="Gaurav Dutta" w:date="2016-03-02T19:45:00Z">
              <w:rPr>
                <w:color w:val="FF0000"/>
              </w:rPr>
            </w:rPrChange>
          </w:rPr>
          <w:t>Frequency, f=12</w:t>
        </w:r>
        <w:r w:rsidRPr="00C543C9">
          <w:rPr>
            <w:noProof/>
            <w:color w:val="000000" w:themeColor="text1"/>
            <w:lang w:bidi="hi-IN"/>
            <w:rPrChange w:id="1360" w:author="Gaurav Dutta" w:date="2016-03-02T19:45:00Z">
              <w:rPr>
                <w:noProof/>
                <w:lang w:bidi="hi-IN"/>
              </w:rPr>
            </w:rPrChange>
          </w:rPr>
          <mc:AlternateContent>
            <mc:Choice Requires="wps">
              <w:drawing>
                <wp:anchor distT="0" distB="0" distL="114300" distR="114300" simplePos="0" relativeHeight="251688960" behindDoc="0" locked="0" layoutInCell="1" allowOverlap="1" wp14:anchorId="57372B84" wp14:editId="7A8D4D4D">
                  <wp:simplePos x="0" y="0"/>
                  <wp:positionH relativeFrom="margin">
                    <wp:posOffset>963930</wp:posOffset>
                  </wp:positionH>
                  <wp:positionV relativeFrom="paragraph">
                    <wp:posOffset>163195</wp:posOffset>
                  </wp:positionV>
                  <wp:extent cx="2038350" cy="266700"/>
                  <wp:effectExtent l="0" t="0" r="19050" b="19050"/>
                  <wp:wrapNone/>
                  <wp:docPr id="36" name="Rectangle 36"/>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16BF8" id="Rectangle 36" o:spid="_x0000_s1026" style="position:absolute;margin-left:75.9pt;margin-top:12.85pt;width:160.5pt;height:21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Or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" filled="f" strokecolor="#70ad47 [3209]" strokeweight="1pt">
                  <w10:wrap anchorx="margin"/>
                </v:rect>
              </w:pict>
            </mc:Fallback>
          </mc:AlternateContent>
        </w:r>
      </w:ins>
    </w:p>
    <w:p w:rsidR="00C543C9" w:rsidRPr="00C543C9" w:rsidRDefault="00C543C9" w:rsidP="00C543C9">
      <w:pPr>
        <w:pStyle w:val="ListParagraph"/>
        <w:ind w:left="1620"/>
        <w:rPr>
          <w:ins w:id="1361" w:author="Gaurav Dutta" w:date="2016-03-02T19:44:00Z"/>
          <w:color w:val="000000" w:themeColor="text1"/>
          <w:rPrChange w:id="1362" w:author="Gaurav Dutta" w:date="2016-03-02T19:45:00Z">
            <w:rPr>
              <w:ins w:id="1363" w:author="Gaurav Dutta" w:date="2016-03-02T19:44:00Z"/>
              <w:color w:val="FF0000"/>
            </w:rPr>
          </w:rPrChange>
        </w:rPr>
      </w:pPr>
      <w:ins w:id="1364" w:author="Gaurav Dutta" w:date="2016-03-02T19:44:00Z">
        <w:r w:rsidRPr="00C543C9">
          <w:rPr>
            <w:color w:val="000000" w:themeColor="text1"/>
            <w:rPrChange w:id="1365" w:author="Gaurav Dutta" w:date="2016-03-02T19:45:00Z">
              <w:rPr>
                <w:color w:val="FF0000"/>
              </w:rPr>
            </w:rPrChange>
          </w:rPr>
          <w:t xml:space="preserve">Rate of Interest, r = N.I. / (12/12)) </w:t>
        </w:r>
        <w:r w:rsidRPr="00C543C9">
          <w:rPr>
            <w:color w:val="000000" w:themeColor="text1"/>
            <w:rPrChange w:id="1366" w:author="Gaurav Dutta" w:date="2016-03-02T19:45:00Z">
              <w:rPr>
                <w:color w:val="FF0000"/>
              </w:rPr>
            </w:rPrChange>
          </w:rPr>
          <w:tab/>
          <w:t>[from the rate of interest formula above]</w:t>
        </w:r>
      </w:ins>
    </w:p>
    <w:p w:rsidR="00C543C9" w:rsidRPr="00C543C9" w:rsidRDefault="00C543C9" w:rsidP="00C543C9">
      <w:pPr>
        <w:pStyle w:val="ListParagraph"/>
        <w:ind w:left="1620"/>
        <w:rPr>
          <w:ins w:id="1367" w:author="Gaurav Dutta" w:date="2016-03-02T19:44:00Z"/>
          <w:color w:val="000000" w:themeColor="text1"/>
          <w:rPrChange w:id="1368" w:author="Gaurav Dutta" w:date="2016-03-02T19:45:00Z">
            <w:rPr>
              <w:ins w:id="1369" w:author="Gaurav Dutta" w:date="2016-03-02T19:44:00Z"/>
              <w:color w:val="FF0000"/>
            </w:rPr>
          </w:rPrChange>
        </w:rPr>
      </w:pPr>
    </w:p>
    <w:p w:rsidR="00C543C9" w:rsidRPr="00C543C9" w:rsidRDefault="00C543C9" w:rsidP="00C543C9">
      <w:pPr>
        <w:pStyle w:val="ListParagraph"/>
        <w:ind w:left="1620"/>
        <w:rPr>
          <w:ins w:id="1370" w:author="Gaurav Dutta" w:date="2016-03-02T19:44:00Z"/>
          <w:color w:val="000000" w:themeColor="text1"/>
          <w:rPrChange w:id="1371" w:author="Gaurav Dutta" w:date="2016-03-02T19:45:00Z">
            <w:rPr>
              <w:ins w:id="1372" w:author="Gaurav Dutta" w:date="2016-03-02T19:44:00Z"/>
              <w:color w:val="FF0000"/>
            </w:rPr>
          </w:rPrChange>
        </w:rPr>
      </w:pPr>
      <w:ins w:id="1373" w:author="Gaurav Dutta" w:date="2016-03-02T19:44:00Z">
        <w:r w:rsidRPr="00C543C9">
          <w:rPr>
            <w:color w:val="000000" w:themeColor="text1"/>
            <w:rPrChange w:id="1374" w:author="Gaurav Dutta" w:date="2016-03-02T19:45:00Z">
              <w:rPr>
                <w:color w:val="FF0000"/>
              </w:rPr>
            </w:rPrChange>
          </w:rPr>
          <w:t>2. In case of Quarterly</w:t>
        </w:r>
      </w:ins>
    </w:p>
    <w:p w:rsidR="00C543C9" w:rsidRPr="00C543C9" w:rsidRDefault="00C543C9" w:rsidP="00C543C9">
      <w:pPr>
        <w:pStyle w:val="ListParagraph"/>
        <w:ind w:left="1620"/>
        <w:rPr>
          <w:ins w:id="1375" w:author="Gaurav Dutta" w:date="2016-03-02T19:44:00Z"/>
          <w:color w:val="000000" w:themeColor="text1"/>
          <w:rPrChange w:id="1376" w:author="Gaurav Dutta" w:date="2016-03-02T19:45:00Z">
            <w:rPr>
              <w:ins w:id="1377" w:author="Gaurav Dutta" w:date="2016-03-02T19:44:00Z"/>
              <w:color w:val="FF0000"/>
            </w:rPr>
          </w:rPrChange>
        </w:rPr>
      </w:pPr>
      <w:ins w:id="1378" w:author="Gaurav Dutta" w:date="2016-03-02T19:44:00Z">
        <w:r w:rsidRPr="00C543C9">
          <w:rPr>
            <w:noProof/>
            <w:color w:val="000000" w:themeColor="text1"/>
            <w:lang w:bidi="hi-IN"/>
            <w:rPrChange w:id="1379" w:author="Gaurav Dutta" w:date="2016-03-02T19:45:00Z">
              <w:rPr>
                <w:noProof/>
                <w:color w:val="FF0000"/>
                <w:lang w:bidi="hi-IN"/>
              </w:rPr>
            </w:rPrChange>
          </w:rPr>
          <mc:AlternateContent>
            <mc:Choice Requires="wps">
              <w:drawing>
                <wp:anchor distT="0" distB="0" distL="114300" distR="114300" simplePos="0" relativeHeight="251687936" behindDoc="0" locked="0" layoutInCell="1" allowOverlap="1" wp14:anchorId="19DB87D3" wp14:editId="15F65F14">
                  <wp:simplePos x="0" y="0"/>
                  <wp:positionH relativeFrom="margin">
                    <wp:posOffset>963930</wp:posOffset>
                  </wp:positionH>
                  <wp:positionV relativeFrom="paragraph">
                    <wp:posOffset>179705</wp:posOffset>
                  </wp:positionV>
                  <wp:extent cx="2038350" cy="2667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4BA0E" id="Rectangle 37" o:spid="_x0000_s1026" style="position:absolute;margin-left:75.9pt;margin-top:14.15pt;width:160.5pt;height:2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FGO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" filled="f" strokecolor="#70ad47 [3209]" strokeweight="1pt">
                  <w10:wrap anchorx="margin"/>
                </v:rect>
              </w:pict>
            </mc:Fallback>
          </mc:AlternateContent>
        </w:r>
        <w:r w:rsidRPr="00C543C9">
          <w:rPr>
            <w:color w:val="000000" w:themeColor="text1"/>
            <w:rPrChange w:id="1380" w:author="Gaurav Dutta" w:date="2016-03-02T19:45:00Z">
              <w:rPr>
                <w:color w:val="FF0000"/>
              </w:rPr>
            </w:rPrChange>
          </w:rPr>
          <w:t>Frequency, f=4</w:t>
        </w:r>
      </w:ins>
    </w:p>
    <w:p w:rsidR="00C543C9" w:rsidRPr="00C543C9" w:rsidRDefault="00C543C9" w:rsidP="00C543C9">
      <w:pPr>
        <w:pStyle w:val="ListParagraph"/>
        <w:ind w:left="1620"/>
        <w:rPr>
          <w:ins w:id="1381" w:author="Gaurav Dutta" w:date="2016-03-02T19:44:00Z"/>
          <w:color w:val="000000" w:themeColor="text1"/>
          <w:rPrChange w:id="1382" w:author="Gaurav Dutta" w:date="2016-03-02T19:45:00Z">
            <w:rPr>
              <w:ins w:id="1383" w:author="Gaurav Dutta" w:date="2016-03-02T19:44:00Z"/>
              <w:color w:val="FF0000"/>
            </w:rPr>
          </w:rPrChange>
        </w:rPr>
      </w:pPr>
      <w:ins w:id="1384" w:author="Gaurav Dutta" w:date="2016-03-02T19:44:00Z">
        <w:r w:rsidRPr="00C543C9">
          <w:rPr>
            <w:color w:val="000000" w:themeColor="text1"/>
            <w:rPrChange w:id="1385" w:author="Gaurav Dutta" w:date="2016-03-02T19:45:00Z">
              <w:rPr>
                <w:color w:val="FF0000"/>
              </w:rPr>
            </w:rPrChange>
          </w:rPr>
          <w:t>Rate of Interest, r = (N.I. / (12/4))</w:t>
        </w:r>
        <w:r w:rsidRPr="00C543C9">
          <w:rPr>
            <w:color w:val="000000" w:themeColor="text1"/>
            <w:rPrChange w:id="1386" w:author="Gaurav Dutta" w:date="2016-03-02T19:45:00Z">
              <w:rPr>
                <w:color w:val="FF0000"/>
              </w:rPr>
            </w:rPrChange>
          </w:rPr>
          <w:tab/>
          <w:t>[from the rate of interest formula above]</w:t>
        </w:r>
      </w:ins>
    </w:p>
    <w:p w:rsidR="00C543C9" w:rsidRPr="00C543C9" w:rsidRDefault="00C543C9">
      <w:pPr>
        <w:rPr>
          <w:ins w:id="1387" w:author="Gaurav Dutta" w:date="2016-03-02T19:44:00Z"/>
          <w:color w:val="000000" w:themeColor="text1"/>
          <w:rPrChange w:id="1388" w:author="Gaurav Dutta" w:date="2016-03-02T19:45:00Z">
            <w:rPr>
              <w:ins w:id="1389" w:author="Gaurav Dutta" w:date="2016-03-02T19:44:00Z"/>
              <w:color w:val="FF0000"/>
            </w:rPr>
          </w:rPrChange>
        </w:rPr>
        <w:pPrChange w:id="1390" w:author="Gaurav Dutta" w:date="2016-03-02T19:45:00Z">
          <w:pPr>
            <w:pStyle w:val="ListParagraph"/>
            <w:ind w:left="1620"/>
          </w:pPr>
        </w:pPrChange>
      </w:pPr>
    </w:p>
    <w:p w:rsidR="00C543C9" w:rsidRPr="00C543C9" w:rsidRDefault="00C543C9" w:rsidP="00C543C9">
      <w:pPr>
        <w:pStyle w:val="ListParagraph"/>
        <w:ind w:left="1620"/>
        <w:rPr>
          <w:ins w:id="1391" w:author="Gaurav Dutta" w:date="2016-03-02T19:44:00Z"/>
          <w:color w:val="000000" w:themeColor="text1"/>
          <w:rPrChange w:id="1392" w:author="Gaurav Dutta" w:date="2016-03-02T19:45:00Z">
            <w:rPr>
              <w:ins w:id="1393" w:author="Gaurav Dutta" w:date="2016-03-02T19:44:00Z"/>
              <w:color w:val="FF0000"/>
            </w:rPr>
          </w:rPrChange>
        </w:rPr>
      </w:pPr>
      <w:ins w:id="1394" w:author="Gaurav Dutta" w:date="2016-03-02T19:44:00Z">
        <w:r w:rsidRPr="00C543C9">
          <w:rPr>
            <w:color w:val="000000" w:themeColor="text1"/>
            <w:rPrChange w:id="1395" w:author="Gaurav Dutta" w:date="2016-03-02T19:45:00Z">
              <w:rPr>
                <w:color w:val="FF0000"/>
              </w:rPr>
            </w:rPrChange>
          </w:rPr>
          <w:t>3. In case of Half Yearly</w:t>
        </w:r>
      </w:ins>
    </w:p>
    <w:p w:rsidR="00C543C9" w:rsidRPr="00C543C9" w:rsidRDefault="00C543C9" w:rsidP="00C543C9">
      <w:pPr>
        <w:pStyle w:val="ListParagraph"/>
        <w:ind w:left="1620"/>
        <w:rPr>
          <w:ins w:id="1396" w:author="Gaurav Dutta" w:date="2016-03-02T19:44:00Z"/>
          <w:color w:val="000000" w:themeColor="text1"/>
          <w:rPrChange w:id="1397" w:author="Gaurav Dutta" w:date="2016-03-02T19:45:00Z">
            <w:rPr>
              <w:ins w:id="1398" w:author="Gaurav Dutta" w:date="2016-03-02T19:44:00Z"/>
              <w:color w:val="FF0000"/>
            </w:rPr>
          </w:rPrChange>
        </w:rPr>
      </w:pPr>
      <w:ins w:id="1399" w:author="Gaurav Dutta" w:date="2016-03-02T19:44:00Z">
        <w:r w:rsidRPr="00C543C9">
          <w:rPr>
            <w:color w:val="000000" w:themeColor="text1"/>
            <w:rPrChange w:id="1400" w:author="Gaurav Dutta" w:date="2016-03-02T19:45:00Z">
              <w:rPr>
                <w:color w:val="FF0000"/>
              </w:rPr>
            </w:rPrChange>
          </w:rPr>
          <w:lastRenderedPageBreak/>
          <w:t>Frequency, f=2</w:t>
        </w:r>
      </w:ins>
    </w:p>
    <w:p w:rsidR="00C543C9" w:rsidRPr="00C543C9" w:rsidRDefault="00C543C9" w:rsidP="00C543C9">
      <w:pPr>
        <w:pStyle w:val="ListParagraph"/>
        <w:ind w:left="1620"/>
        <w:rPr>
          <w:ins w:id="1401" w:author="Gaurav Dutta" w:date="2016-03-02T19:44:00Z"/>
          <w:color w:val="000000" w:themeColor="text1"/>
          <w:rPrChange w:id="1402" w:author="Gaurav Dutta" w:date="2016-03-02T19:45:00Z">
            <w:rPr>
              <w:ins w:id="1403" w:author="Gaurav Dutta" w:date="2016-03-02T19:44:00Z"/>
              <w:color w:val="FF0000"/>
            </w:rPr>
          </w:rPrChange>
        </w:rPr>
      </w:pPr>
      <w:ins w:id="1404" w:author="Gaurav Dutta" w:date="2016-03-02T19:44:00Z">
        <w:r w:rsidRPr="00C543C9">
          <w:rPr>
            <w:noProof/>
            <w:color w:val="000000" w:themeColor="text1"/>
            <w:lang w:bidi="hi-IN"/>
            <w:rPrChange w:id="1405" w:author="Gaurav Dutta" w:date="2016-03-02T19:45:00Z">
              <w:rPr>
                <w:noProof/>
                <w:color w:val="FF0000"/>
                <w:lang w:bidi="hi-IN"/>
              </w:rPr>
            </w:rPrChange>
          </w:rPr>
          <mc:AlternateContent>
            <mc:Choice Requires="wps">
              <w:drawing>
                <wp:anchor distT="0" distB="0" distL="114300" distR="114300" simplePos="0" relativeHeight="251689984" behindDoc="0" locked="0" layoutInCell="1" allowOverlap="1" wp14:anchorId="53EE27CC" wp14:editId="72798F9A">
                  <wp:simplePos x="0" y="0"/>
                  <wp:positionH relativeFrom="margin">
                    <wp:posOffset>971550</wp:posOffset>
                  </wp:positionH>
                  <wp:positionV relativeFrom="paragraph">
                    <wp:posOffset>0</wp:posOffset>
                  </wp:positionV>
                  <wp:extent cx="2038350" cy="2667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06BE1" id="Rectangle 38" o:spid="_x0000_s1026" style="position:absolute;margin-left:76.5pt;margin-top:0;width:160.5pt;height:2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diHaw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" filled="f" strokecolor="#70ad47 [3209]" strokeweight="1pt">
                  <w10:wrap anchorx="margin"/>
                </v:rect>
              </w:pict>
            </mc:Fallback>
          </mc:AlternateContent>
        </w:r>
        <w:r w:rsidRPr="00C543C9">
          <w:rPr>
            <w:color w:val="000000" w:themeColor="text1"/>
            <w:rPrChange w:id="1406" w:author="Gaurav Dutta" w:date="2016-03-02T19:45:00Z">
              <w:rPr>
                <w:color w:val="FF0000"/>
              </w:rPr>
            </w:rPrChange>
          </w:rPr>
          <w:t>Rate of Interest, r = (N.I. / (12/2))</w:t>
        </w:r>
        <w:r w:rsidRPr="00C543C9">
          <w:rPr>
            <w:color w:val="000000" w:themeColor="text1"/>
            <w:rPrChange w:id="1407" w:author="Gaurav Dutta" w:date="2016-03-02T19:45:00Z">
              <w:rPr>
                <w:color w:val="FF0000"/>
              </w:rPr>
            </w:rPrChange>
          </w:rPr>
          <w:tab/>
          <w:t>[from the rate of interest formula above]</w:t>
        </w:r>
      </w:ins>
    </w:p>
    <w:p w:rsidR="00C543C9" w:rsidRPr="00C543C9" w:rsidRDefault="00C543C9" w:rsidP="00C543C9">
      <w:pPr>
        <w:pStyle w:val="ListParagraph"/>
        <w:ind w:left="1620"/>
        <w:rPr>
          <w:ins w:id="1408" w:author="Gaurav Dutta" w:date="2016-03-02T19:44:00Z"/>
          <w:color w:val="000000" w:themeColor="text1"/>
          <w:rPrChange w:id="1409" w:author="Gaurav Dutta" w:date="2016-03-02T19:45:00Z">
            <w:rPr>
              <w:ins w:id="1410" w:author="Gaurav Dutta" w:date="2016-03-02T19:44:00Z"/>
              <w:color w:val="FF0000"/>
            </w:rPr>
          </w:rPrChange>
        </w:rPr>
      </w:pPr>
    </w:p>
    <w:p w:rsidR="00C543C9" w:rsidRPr="00C543C9" w:rsidRDefault="00C543C9" w:rsidP="00C543C9">
      <w:pPr>
        <w:pStyle w:val="ListParagraph"/>
        <w:ind w:left="1620"/>
        <w:rPr>
          <w:ins w:id="1411" w:author="Gaurav Dutta" w:date="2016-03-02T19:44:00Z"/>
          <w:color w:val="000000" w:themeColor="text1"/>
          <w:rPrChange w:id="1412" w:author="Gaurav Dutta" w:date="2016-03-02T19:45:00Z">
            <w:rPr>
              <w:ins w:id="1413" w:author="Gaurav Dutta" w:date="2016-03-02T19:44:00Z"/>
              <w:color w:val="FF0000"/>
            </w:rPr>
          </w:rPrChange>
        </w:rPr>
      </w:pPr>
      <w:ins w:id="1414" w:author="Gaurav Dutta" w:date="2016-03-02T19:44:00Z">
        <w:r w:rsidRPr="00C543C9">
          <w:rPr>
            <w:color w:val="000000" w:themeColor="text1"/>
            <w:rPrChange w:id="1415" w:author="Gaurav Dutta" w:date="2016-03-02T19:45:00Z">
              <w:rPr>
                <w:color w:val="FF0000"/>
              </w:rPr>
            </w:rPrChange>
          </w:rPr>
          <w:t>4. In case of Yearly</w:t>
        </w:r>
      </w:ins>
    </w:p>
    <w:p w:rsidR="00C543C9" w:rsidRPr="00C543C9" w:rsidRDefault="00C543C9" w:rsidP="00C543C9">
      <w:pPr>
        <w:pStyle w:val="ListParagraph"/>
        <w:ind w:left="1620"/>
        <w:rPr>
          <w:ins w:id="1416" w:author="Gaurav Dutta" w:date="2016-03-02T19:44:00Z"/>
          <w:color w:val="000000" w:themeColor="text1"/>
          <w:rPrChange w:id="1417" w:author="Gaurav Dutta" w:date="2016-03-02T19:45:00Z">
            <w:rPr>
              <w:ins w:id="1418" w:author="Gaurav Dutta" w:date="2016-03-02T19:44:00Z"/>
              <w:color w:val="FF0000"/>
            </w:rPr>
          </w:rPrChange>
        </w:rPr>
      </w:pPr>
      <w:ins w:id="1419" w:author="Gaurav Dutta" w:date="2016-03-02T19:44:00Z">
        <w:r w:rsidRPr="00C543C9">
          <w:rPr>
            <w:color w:val="000000" w:themeColor="text1"/>
            <w:rPrChange w:id="1420" w:author="Gaurav Dutta" w:date="2016-03-02T19:45:00Z">
              <w:rPr>
                <w:color w:val="FF0000"/>
              </w:rPr>
            </w:rPrChange>
          </w:rPr>
          <w:t>Frequency, f=1</w:t>
        </w:r>
        <w:r w:rsidRPr="00C543C9">
          <w:rPr>
            <w:noProof/>
            <w:color w:val="000000" w:themeColor="text1"/>
            <w:lang w:bidi="hi-IN"/>
            <w:rPrChange w:id="1421" w:author="Gaurav Dutta" w:date="2016-03-02T19:45:00Z">
              <w:rPr>
                <w:noProof/>
                <w:color w:val="FF0000"/>
                <w:lang w:bidi="hi-IN"/>
              </w:rPr>
            </w:rPrChange>
          </w:rPr>
          <mc:AlternateContent>
            <mc:Choice Requires="wps">
              <w:drawing>
                <wp:anchor distT="0" distB="0" distL="114300" distR="114300" simplePos="0" relativeHeight="251691008" behindDoc="0" locked="0" layoutInCell="1" allowOverlap="1" wp14:anchorId="60B1FA84" wp14:editId="26E47D3C">
                  <wp:simplePos x="0" y="0"/>
                  <wp:positionH relativeFrom="margin">
                    <wp:posOffset>923925</wp:posOffset>
                  </wp:positionH>
                  <wp:positionV relativeFrom="paragraph">
                    <wp:posOffset>181610</wp:posOffset>
                  </wp:positionV>
                  <wp:extent cx="2038350" cy="26670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F6924" id="Rectangle 39" o:spid="_x0000_s1026" style="position:absolute;margin-left:72.75pt;margin-top:14.3pt;width:160.5pt;height:2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i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" filled="f" strokecolor="#70ad47 [3209]" strokeweight="1pt">
                  <w10:wrap anchorx="margin"/>
                </v:rect>
              </w:pict>
            </mc:Fallback>
          </mc:AlternateContent>
        </w:r>
      </w:ins>
    </w:p>
    <w:p w:rsidR="00C543C9" w:rsidRPr="00C543C9" w:rsidRDefault="00C543C9" w:rsidP="00C543C9">
      <w:pPr>
        <w:pStyle w:val="ListParagraph"/>
        <w:ind w:left="1620"/>
        <w:rPr>
          <w:ins w:id="1422" w:author="Gaurav Dutta" w:date="2016-03-02T19:44:00Z"/>
          <w:color w:val="000000" w:themeColor="text1"/>
          <w:rPrChange w:id="1423" w:author="Gaurav Dutta" w:date="2016-03-02T19:45:00Z">
            <w:rPr>
              <w:ins w:id="1424" w:author="Gaurav Dutta" w:date="2016-03-02T19:44:00Z"/>
              <w:color w:val="FF0000"/>
            </w:rPr>
          </w:rPrChange>
        </w:rPr>
      </w:pPr>
      <w:ins w:id="1425" w:author="Gaurav Dutta" w:date="2016-03-02T19:44:00Z">
        <w:r w:rsidRPr="00C543C9">
          <w:rPr>
            <w:color w:val="000000" w:themeColor="text1"/>
            <w:rPrChange w:id="1426" w:author="Gaurav Dutta" w:date="2016-03-02T19:45:00Z">
              <w:rPr>
                <w:color w:val="FF0000"/>
              </w:rPr>
            </w:rPrChange>
          </w:rPr>
          <w:t>Rate of Interest, r = (N.I. / (12/4))</w:t>
        </w:r>
        <w:r w:rsidRPr="00C543C9">
          <w:rPr>
            <w:color w:val="000000" w:themeColor="text1"/>
            <w:rPrChange w:id="1427" w:author="Gaurav Dutta" w:date="2016-03-02T19:45:00Z">
              <w:rPr>
                <w:color w:val="FF0000"/>
              </w:rPr>
            </w:rPrChange>
          </w:rPr>
          <w:tab/>
          <w:t>[from the rate of interest formula above]</w:t>
        </w:r>
      </w:ins>
    </w:p>
    <w:p w:rsidR="00C543C9" w:rsidRPr="00C543C9" w:rsidRDefault="00C543C9" w:rsidP="00C543C9">
      <w:pPr>
        <w:pStyle w:val="ListParagraph"/>
        <w:ind w:left="1620"/>
        <w:rPr>
          <w:ins w:id="1428" w:author="Gaurav Dutta" w:date="2016-03-02T19:44:00Z"/>
          <w:color w:val="000000" w:themeColor="text1"/>
          <w:rPrChange w:id="1429" w:author="Gaurav Dutta" w:date="2016-03-02T19:45:00Z">
            <w:rPr>
              <w:ins w:id="1430" w:author="Gaurav Dutta" w:date="2016-03-02T19:44:00Z"/>
              <w:color w:val="FF0000"/>
            </w:rPr>
          </w:rPrChange>
        </w:rPr>
      </w:pPr>
    </w:p>
    <w:p w:rsidR="00C543C9" w:rsidRPr="00C543C9" w:rsidRDefault="00C543C9" w:rsidP="00C543C9">
      <w:pPr>
        <w:pStyle w:val="ListParagraph"/>
        <w:ind w:left="1620"/>
        <w:rPr>
          <w:ins w:id="1431" w:author="Gaurav Dutta" w:date="2016-03-02T19:44:00Z"/>
          <w:color w:val="000000" w:themeColor="text1"/>
          <w:rPrChange w:id="1432" w:author="Gaurav Dutta" w:date="2016-03-02T19:45:00Z">
            <w:rPr>
              <w:ins w:id="1433" w:author="Gaurav Dutta" w:date="2016-03-02T19:44:00Z"/>
              <w:color w:val="FF0000"/>
            </w:rPr>
          </w:rPrChange>
        </w:rPr>
      </w:pPr>
    </w:p>
    <w:p w:rsidR="00C543C9" w:rsidRPr="00C543C9" w:rsidRDefault="00C543C9" w:rsidP="00C543C9">
      <w:pPr>
        <w:pStyle w:val="ListParagraph"/>
        <w:ind w:left="1620"/>
        <w:rPr>
          <w:ins w:id="1434" w:author="Gaurav Dutta" w:date="2016-03-02T19:44:00Z"/>
          <w:color w:val="000000" w:themeColor="text1"/>
          <w:rPrChange w:id="1435" w:author="Gaurav Dutta" w:date="2016-03-02T19:45:00Z">
            <w:rPr>
              <w:ins w:id="1436" w:author="Gaurav Dutta" w:date="2016-03-02T19:44:00Z"/>
              <w:color w:val="FF0000"/>
            </w:rPr>
          </w:rPrChange>
        </w:rPr>
      </w:pPr>
      <w:ins w:id="1437" w:author="Gaurav Dutta" w:date="2016-03-02T19:44:00Z">
        <w:r w:rsidRPr="00C543C9">
          <w:rPr>
            <w:color w:val="000000" w:themeColor="text1"/>
            <w:rPrChange w:id="1438" w:author="Gaurav Dutta" w:date="2016-03-02T19:45:00Z">
              <w:rPr>
                <w:color w:val="FF0000"/>
              </w:rPr>
            </w:rPrChange>
          </w:rPr>
          <w:t xml:space="preserve">The factor can be calculated as </w:t>
        </w:r>
      </w:ins>
    </w:p>
    <w:p w:rsidR="00C543C9" w:rsidRPr="00C543C9" w:rsidRDefault="00C543C9" w:rsidP="00C543C9">
      <w:pPr>
        <w:pStyle w:val="ListParagraph"/>
        <w:ind w:left="1620"/>
        <w:rPr>
          <w:ins w:id="1439" w:author="Gaurav Dutta" w:date="2016-03-02T19:44:00Z"/>
          <w:color w:val="000000" w:themeColor="text1"/>
          <w:rPrChange w:id="1440" w:author="Gaurav Dutta" w:date="2016-03-02T19:45:00Z">
            <w:rPr>
              <w:ins w:id="1441" w:author="Gaurav Dutta" w:date="2016-03-02T19:44:00Z"/>
              <w:color w:val="FF0000"/>
            </w:rPr>
          </w:rPrChange>
        </w:rPr>
      </w:pPr>
      <w:ins w:id="1442" w:author="Gaurav Dutta" w:date="2016-03-02T19:44:00Z">
        <w:r w:rsidRPr="00C543C9">
          <w:rPr>
            <w:noProof/>
            <w:color w:val="000000" w:themeColor="text1"/>
            <w:lang w:bidi="hi-IN"/>
            <w:rPrChange w:id="1443" w:author="Gaurav Dutta" w:date="2016-03-02T19:45:00Z">
              <w:rPr>
                <w:noProof/>
                <w:color w:val="FF0000"/>
                <w:lang w:bidi="hi-IN"/>
              </w:rPr>
            </w:rPrChange>
          </w:rPr>
          <mc:AlternateContent>
            <mc:Choice Requires="wps">
              <w:drawing>
                <wp:anchor distT="0" distB="0" distL="114300" distR="114300" simplePos="0" relativeHeight="251692032" behindDoc="0" locked="0" layoutInCell="1" allowOverlap="1" wp14:anchorId="26A53420" wp14:editId="2ACD747C">
                  <wp:simplePos x="0" y="0"/>
                  <wp:positionH relativeFrom="margin">
                    <wp:posOffset>868680</wp:posOffset>
                  </wp:positionH>
                  <wp:positionV relativeFrom="paragraph">
                    <wp:posOffset>150495</wp:posOffset>
                  </wp:positionV>
                  <wp:extent cx="3886200" cy="266700"/>
                  <wp:effectExtent l="0" t="0" r="19050" b="19050"/>
                  <wp:wrapNone/>
                  <wp:docPr id="40" name="Rectangle 40"/>
                  <wp:cNvGraphicFramePr/>
                  <a:graphic xmlns:a="http://schemas.openxmlformats.org/drawingml/2006/main">
                    <a:graphicData uri="http://schemas.microsoft.com/office/word/2010/wordprocessingShape">
                      <wps:wsp>
                        <wps:cNvSpPr/>
                        <wps:spPr>
                          <a:xfrm>
                            <a:off x="0" y="0"/>
                            <a:ext cx="388620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8524C" id="Rectangle 40" o:spid="_x0000_s1026" style="position:absolute;margin-left:68.4pt;margin-top:11.85pt;width:306pt;height:21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" filled="f" strokecolor="#70ad47 [3209]" strokeweight="1pt">
                  <w10:wrap anchorx="margin"/>
                </v:rect>
              </w:pict>
            </mc:Fallback>
          </mc:AlternateContent>
        </w:r>
      </w:ins>
    </w:p>
    <w:p w:rsidR="00C543C9" w:rsidRPr="00C543C9" w:rsidRDefault="00C543C9" w:rsidP="00C543C9">
      <w:pPr>
        <w:pStyle w:val="ListParagraph"/>
        <w:ind w:left="1620"/>
        <w:rPr>
          <w:ins w:id="1444" w:author="Gaurav Dutta" w:date="2016-03-02T19:44:00Z"/>
          <w:color w:val="000000" w:themeColor="text1"/>
          <w:rPrChange w:id="1445" w:author="Gaurav Dutta" w:date="2016-03-02T19:45:00Z">
            <w:rPr>
              <w:ins w:id="1446" w:author="Gaurav Dutta" w:date="2016-03-02T19:44:00Z"/>
              <w:color w:val="FF0000"/>
            </w:rPr>
          </w:rPrChange>
        </w:rPr>
      </w:pPr>
      <w:ins w:id="1447" w:author="Gaurav Dutta" w:date="2016-03-02T19:44:00Z">
        <w:r w:rsidRPr="00C543C9">
          <w:rPr>
            <w:color w:val="000000" w:themeColor="text1"/>
            <w:rPrChange w:id="1448" w:author="Gaurav Dutta" w:date="2016-03-02T19:45:00Z">
              <w:rPr>
                <w:color w:val="FF0000"/>
              </w:rPr>
            </w:rPrChange>
          </w:rPr>
          <w:t>Factor, F = [POW ((1+r/100), n) * r/100] / [POW ((1+r/100), n)-1]</w:t>
        </w:r>
      </w:ins>
    </w:p>
    <w:p w:rsidR="00C543C9" w:rsidRPr="00C543C9" w:rsidRDefault="00C543C9" w:rsidP="00C543C9">
      <w:pPr>
        <w:pStyle w:val="ListParagraph"/>
        <w:ind w:left="1620"/>
        <w:rPr>
          <w:ins w:id="1449" w:author="Gaurav Dutta" w:date="2016-03-02T19:44:00Z"/>
          <w:color w:val="000000" w:themeColor="text1"/>
          <w:rPrChange w:id="1450" w:author="Gaurav Dutta" w:date="2016-03-02T19:45:00Z">
            <w:rPr>
              <w:ins w:id="1451" w:author="Gaurav Dutta" w:date="2016-03-02T19:44:00Z"/>
              <w:color w:val="FF0000"/>
            </w:rPr>
          </w:rPrChange>
        </w:rPr>
      </w:pPr>
    </w:p>
    <w:p w:rsidR="00C543C9" w:rsidRPr="00C543C9" w:rsidRDefault="00C543C9" w:rsidP="00C543C9">
      <w:pPr>
        <w:pStyle w:val="ListParagraph"/>
        <w:ind w:left="1620"/>
        <w:rPr>
          <w:ins w:id="1452" w:author="Gaurav Dutta" w:date="2016-03-02T19:44:00Z"/>
          <w:color w:val="000000" w:themeColor="text1"/>
          <w:rPrChange w:id="1453" w:author="Gaurav Dutta" w:date="2016-03-02T19:45:00Z">
            <w:rPr>
              <w:ins w:id="1454" w:author="Gaurav Dutta" w:date="2016-03-02T19:44:00Z"/>
              <w:color w:val="FF0000"/>
            </w:rPr>
          </w:rPrChange>
        </w:rPr>
      </w:pPr>
      <w:ins w:id="1455" w:author="Gaurav Dutta" w:date="2016-03-02T19:44:00Z">
        <w:r w:rsidRPr="00C543C9">
          <w:rPr>
            <w:color w:val="000000" w:themeColor="text1"/>
            <w:rPrChange w:id="1456" w:author="Gaurav Dutta" w:date="2016-03-02T19:45:00Z">
              <w:rPr>
                <w:color w:val="FF0000"/>
              </w:rPr>
            </w:rPrChange>
          </w:rPr>
          <w:t>So, the installment amount can be calculated as the product of Balance Amount and the Factor (calculated using the above formula), i.e.:</w:t>
        </w:r>
      </w:ins>
    </w:p>
    <w:p w:rsidR="00C543C9" w:rsidRPr="00C543C9" w:rsidRDefault="00C543C9" w:rsidP="00C543C9">
      <w:pPr>
        <w:pStyle w:val="ListParagraph"/>
        <w:ind w:left="1620"/>
        <w:rPr>
          <w:ins w:id="1457" w:author="Gaurav Dutta" w:date="2016-03-02T19:44:00Z"/>
          <w:color w:val="000000" w:themeColor="text1"/>
          <w:rPrChange w:id="1458" w:author="Gaurav Dutta" w:date="2016-03-02T19:45:00Z">
            <w:rPr>
              <w:ins w:id="1459" w:author="Gaurav Dutta" w:date="2016-03-02T19:44:00Z"/>
              <w:color w:val="FF0000"/>
            </w:rPr>
          </w:rPrChange>
        </w:rPr>
      </w:pPr>
      <w:ins w:id="1460" w:author="Gaurav Dutta" w:date="2016-03-02T19:44:00Z">
        <w:r w:rsidRPr="00C543C9">
          <w:rPr>
            <w:noProof/>
            <w:color w:val="000000" w:themeColor="text1"/>
            <w:lang w:bidi="hi-IN"/>
            <w:rPrChange w:id="1461" w:author="Gaurav Dutta" w:date="2016-03-02T19:45:00Z">
              <w:rPr>
                <w:noProof/>
                <w:color w:val="FF0000"/>
                <w:lang w:bidi="hi-IN"/>
              </w:rPr>
            </w:rPrChange>
          </w:rPr>
          <mc:AlternateContent>
            <mc:Choice Requires="wps">
              <w:drawing>
                <wp:anchor distT="0" distB="0" distL="114300" distR="114300" simplePos="0" relativeHeight="251693056" behindDoc="0" locked="0" layoutInCell="1" allowOverlap="1" wp14:anchorId="26FA901E" wp14:editId="757784EB">
                  <wp:simplePos x="0" y="0"/>
                  <wp:positionH relativeFrom="margin">
                    <wp:posOffset>887730</wp:posOffset>
                  </wp:positionH>
                  <wp:positionV relativeFrom="paragraph">
                    <wp:posOffset>182880</wp:posOffset>
                  </wp:positionV>
                  <wp:extent cx="3038475" cy="200025"/>
                  <wp:effectExtent l="0" t="0" r="28575" b="28575"/>
                  <wp:wrapNone/>
                  <wp:docPr id="41" name="Rectangle 41"/>
                  <wp:cNvGraphicFramePr/>
                  <a:graphic xmlns:a="http://schemas.openxmlformats.org/drawingml/2006/main">
                    <a:graphicData uri="http://schemas.microsoft.com/office/word/2010/wordprocessingShape">
                      <wps:wsp>
                        <wps:cNvSpPr/>
                        <wps:spPr>
                          <a:xfrm>
                            <a:off x="0" y="0"/>
                            <a:ext cx="3038475" cy="2000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7780F" id="Rectangle 41" o:spid="_x0000_s1026" style="position:absolute;margin-left:69.9pt;margin-top:14.4pt;width:239.25pt;height:15.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" filled="f" strokecolor="#70ad47 [3209]" strokeweight="1pt">
                  <w10:wrap anchorx="margin"/>
                </v:rect>
              </w:pict>
            </mc:Fallback>
          </mc:AlternateContent>
        </w:r>
      </w:ins>
    </w:p>
    <w:p w:rsidR="00C543C9" w:rsidRPr="00C543C9" w:rsidRDefault="00C543C9" w:rsidP="00C543C9">
      <w:pPr>
        <w:pStyle w:val="ListParagraph"/>
        <w:ind w:left="1620"/>
        <w:rPr>
          <w:ins w:id="1462" w:author="Gaurav Dutta" w:date="2016-03-02T19:44:00Z"/>
          <w:color w:val="000000" w:themeColor="text1"/>
          <w:rPrChange w:id="1463" w:author="Gaurav Dutta" w:date="2016-03-02T19:45:00Z">
            <w:rPr>
              <w:ins w:id="1464" w:author="Gaurav Dutta" w:date="2016-03-02T19:44:00Z"/>
              <w:color w:val="FF0000"/>
            </w:rPr>
          </w:rPrChange>
        </w:rPr>
      </w:pPr>
      <w:ins w:id="1465" w:author="Gaurav Dutta" w:date="2016-03-02T19:44:00Z">
        <w:r w:rsidRPr="00C543C9">
          <w:rPr>
            <w:color w:val="000000" w:themeColor="text1"/>
            <w:rPrChange w:id="1466" w:author="Gaurav Dutta" w:date="2016-03-02T19:45:00Z">
              <w:rPr>
                <w:color w:val="FF0000"/>
              </w:rPr>
            </w:rPrChange>
          </w:rPr>
          <w:t>Installment Amount = Balance Amount * Factor</w:t>
        </w:r>
      </w:ins>
    </w:p>
    <w:p w:rsidR="00C543C9" w:rsidRPr="006236BC" w:rsidRDefault="00C543C9" w:rsidP="00C543C9">
      <w:pPr>
        <w:pStyle w:val="ListParagraph"/>
        <w:ind w:left="1620"/>
        <w:rPr>
          <w:ins w:id="1467" w:author="Gaurav Dutta" w:date="2016-03-02T19:44:00Z"/>
          <w:bCs/>
          <w:color w:val="000000"/>
        </w:rPr>
      </w:pPr>
    </w:p>
    <w:p w:rsidR="00C543C9" w:rsidRPr="00C543C9" w:rsidRDefault="00C543C9">
      <w:pPr>
        <w:pStyle w:val="ListParagraph"/>
        <w:numPr>
          <w:ilvl w:val="2"/>
          <w:numId w:val="14"/>
        </w:numPr>
        <w:rPr>
          <w:ins w:id="1468" w:author="Gaurav Dutta" w:date="2016-03-02T19:44:00Z"/>
          <w:color w:val="FF0000"/>
          <w:lang w:val="en-GB"/>
          <w:rPrChange w:id="1469" w:author="Gaurav Dutta" w:date="2016-03-02T19:45:00Z">
            <w:rPr>
              <w:ins w:id="1470" w:author="Gaurav Dutta" w:date="2016-03-02T19:44:00Z"/>
              <w:color w:val="FF0000"/>
            </w:rPr>
          </w:rPrChange>
        </w:rPr>
        <w:pPrChange w:id="1471" w:author="Gaurav Dutta" w:date="2016-03-02T19:45:00Z">
          <w:pPr>
            <w:pStyle w:val="ListParagraph"/>
            <w:ind w:left="1620"/>
            <w:jc w:val="both"/>
          </w:pPr>
        </w:pPrChange>
      </w:pPr>
      <w:ins w:id="1472" w:author="Gaurav Dutta" w:date="2016-03-02T19:44:00Z">
        <w:r w:rsidRPr="007B3542">
          <w:rPr>
            <w:b/>
            <w:rPrChange w:id="1473" w:author="Gaurav Dutta" w:date="2016-03-02T19:46:00Z">
              <w:rPr/>
            </w:rPrChange>
          </w:rPr>
          <w:t>Calculate outstanding payment at any point of time against a payment schedule</w:t>
        </w:r>
        <w:r>
          <w:rPr>
            <w:color w:val="FF0000"/>
          </w:rPr>
          <w:t xml:space="preserve"> </w:t>
        </w:r>
      </w:ins>
    </w:p>
    <w:p w:rsidR="00C543C9" w:rsidRPr="00C543C9" w:rsidRDefault="00C543C9">
      <w:pPr>
        <w:pStyle w:val="ListParagraph"/>
        <w:ind w:left="1620"/>
        <w:rPr>
          <w:ins w:id="1474" w:author="Gaurav Dutta" w:date="2016-03-02T19:44:00Z"/>
          <w:color w:val="000000" w:themeColor="text1"/>
          <w:lang w:val="en-GB"/>
          <w:rPrChange w:id="1475" w:author="Gaurav Dutta" w:date="2016-03-02T19:45:00Z">
            <w:rPr>
              <w:ins w:id="1476" w:author="Gaurav Dutta" w:date="2016-03-02T19:44:00Z"/>
              <w:color w:val="FF0000"/>
              <w:lang w:val="en-GB"/>
            </w:rPr>
          </w:rPrChange>
        </w:rPr>
        <w:pPrChange w:id="1477" w:author="Gaurav Dutta" w:date="2016-03-02T19:45:00Z">
          <w:pPr>
            <w:pStyle w:val="ListParagraph"/>
            <w:ind w:left="1620"/>
            <w:jc w:val="both"/>
          </w:pPr>
        </w:pPrChange>
      </w:pPr>
      <w:ins w:id="1478" w:author="Gaurav Dutta" w:date="2016-03-02T19:44:00Z">
        <w:r w:rsidRPr="00C543C9">
          <w:rPr>
            <w:color w:val="000000" w:themeColor="text1"/>
            <w:lang w:val="en-GB"/>
            <w:rPrChange w:id="1479" w:author="Gaurav Dutta" w:date="2016-03-02T19:45:00Z">
              <w:rPr>
                <w:color w:val="FF0000"/>
                <w:lang w:val="en-GB"/>
              </w:rPr>
            </w:rPrChange>
          </w:rPr>
          <w:t>Dues are calculated e.g., if an instalment is missed, it is marked as dues.</w:t>
        </w:r>
      </w:ins>
    </w:p>
    <w:p w:rsidR="00C543C9" w:rsidRPr="00C543C9" w:rsidRDefault="00C543C9" w:rsidP="00C543C9">
      <w:pPr>
        <w:pStyle w:val="ListParagraph"/>
        <w:ind w:left="1620"/>
        <w:jc w:val="both"/>
        <w:rPr>
          <w:ins w:id="1480" w:author="Gaurav Dutta" w:date="2016-03-02T19:44:00Z"/>
          <w:color w:val="000000" w:themeColor="text1"/>
          <w:lang w:val="en-GB"/>
          <w:rPrChange w:id="1481" w:author="Gaurav Dutta" w:date="2016-03-02T19:45:00Z">
            <w:rPr>
              <w:ins w:id="1482" w:author="Gaurav Dutta" w:date="2016-03-02T19:44:00Z"/>
              <w:color w:val="FF0000"/>
              <w:lang w:val="en-GB"/>
            </w:rPr>
          </w:rPrChange>
        </w:rPr>
      </w:pPr>
      <w:ins w:id="1483" w:author="Gaurav Dutta" w:date="2016-03-02T19:44:00Z">
        <w:r w:rsidRPr="00C543C9">
          <w:rPr>
            <w:color w:val="000000" w:themeColor="text1"/>
            <w:lang w:val="en-GB"/>
            <w:rPrChange w:id="1484" w:author="Gaurav Dutta" w:date="2016-03-02T19:45:00Z">
              <w:rPr>
                <w:color w:val="FF0000"/>
                <w:lang w:val="en-GB"/>
              </w:rPr>
            </w:rPrChange>
          </w:rPr>
          <w:t xml:space="preserve">Penal interest is applicable on dues </w:t>
        </w:r>
      </w:ins>
    </w:p>
    <w:p w:rsidR="00C543C9" w:rsidRPr="00C543C9" w:rsidRDefault="00C543C9" w:rsidP="00C543C9">
      <w:pPr>
        <w:pStyle w:val="ListParagraph"/>
        <w:ind w:left="1620"/>
        <w:jc w:val="both"/>
        <w:rPr>
          <w:ins w:id="1485" w:author="Gaurav Dutta" w:date="2016-03-02T19:44:00Z"/>
          <w:color w:val="000000" w:themeColor="text1"/>
          <w:lang w:val="en-GB"/>
          <w:rPrChange w:id="1486" w:author="Gaurav Dutta" w:date="2016-03-02T19:45:00Z">
            <w:rPr>
              <w:ins w:id="1487" w:author="Gaurav Dutta" w:date="2016-03-02T19:44:00Z"/>
              <w:color w:val="FF0000"/>
              <w:lang w:val="en-GB"/>
            </w:rPr>
          </w:rPrChange>
        </w:rPr>
      </w:pPr>
    </w:p>
    <w:p w:rsidR="00C543C9" w:rsidRPr="00C543C9" w:rsidRDefault="00C543C9" w:rsidP="00C543C9">
      <w:pPr>
        <w:pStyle w:val="ListParagraph"/>
        <w:ind w:left="1620"/>
        <w:jc w:val="both"/>
        <w:rPr>
          <w:ins w:id="1488" w:author="Gaurav Dutta" w:date="2016-03-02T19:44:00Z"/>
          <w:color w:val="000000" w:themeColor="text1"/>
          <w:lang w:val="en-GB"/>
          <w:rPrChange w:id="1489" w:author="Gaurav Dutta" w:date="2016-03-02T19:45:00Z">
            <w:rPr>
              <w:ins w:id="1490" w:author="Gaurav Dutta" w:date="2016-03-02T19:44:00Z"/>
              <w:color w:val="FF0000"/>
              <w:lang w:val="en-GB"/>
            </w:rPr>
          </w:rPrChange>
        </w:rPr>
      </w:pPr>
      <w:ins w:id="1491" w:author="Gaurav Dutta" w:date="2016-03-02T19:44:00Z">
        <w:r w:rsidRPr="00C543C9">
          <w:rPr>
            <w:color w:val="000000" w:themeColor="text1"/>
            <w:lang w:val="en-GB"/>
            <w:rPrChange w:id="1492" w:author="Gaurav Dutta" w:date="2016-03-02T19:45:00Z">
              <w:rPr>
                <w:color w:val="FF0000"/>
                <w:lang w:val="en-GB"/>
              </w:rPr>
            </w:rPrChange>
          </w:rPr>
          <w:t xml:space="preserve">In case customer pay partial amount before due date of next instalment then, reconciliation takes place and penal interest is applicable </w:t>
        </w:r>
      </w:ins>
    </w:p>
    <w:p w:rsidR="00C543C9" w:rsidRPr="00C543C9" w:rsidRDefault="00C543C9" w:rsidP="00C543C9">
      <w:pPr>
        <w:pStyle w:val="ListParagraph"/>
        <w:numPr>
          <w:ilvl w:val="0"/>
          <w:numId w:val="49"/>
        </w:numPr>
        <w:jc w:val="both"/>
        <w:rPr>
          <w:ins w:id="1493" w:author="Gaurav Dutta" w:date="2016-03-02T19:44:00Z"/>
          <w:color w:val="000000" w:themeColor="text1"/>
          <w:lang w:val="en-GB"/>
          <w:rPrChange w:id="1494" w:author="Gaurav Dutta" w:date="2016-03-02T19:45:00Z">
            <w:rPr>
              <w:ins w:id="1495" w:author="Gaurav Dutta" w:date="2016-03-02T19:44:00Z"/>
              <w:color w:val="FF0000"/>
              <w:lang w:val="en-GB"/>
            </w:rPr>
          </w:rPrChange>
        </w:rPr>
      </w:pPr>
      <w:ins w:id="1496" w:author="Gaurav Dutta" w:date="2016-03-02T19:44:00Z">
        <w:r w:rsidRPr="00C543C9">
          <w:rPr>
            <w:color w:val="000000" w:themeColor="text1"/>
            <w:lang w:val="en-GB"/>
            <w:rPrChange w:id="1497" w:author="Gaurav Dutta" w:date="2016-03-02T19:45:00Z">
              <w:rPr>
                <w:color w:val="FF0000"/>
                <w:lang w:val="en-GB"/>
              </w:rPr>
            </w:rPrChange>
          </w:rPr>
          <w:t>Till date on the amount dues.</w:t>
        </w:r>
      </w:ins>
    </w:p>
    <w:p w:rsidR="00C543C9" w:rsidRPr="00C543C9" w:rsidRDefault="00C543C9" w:rsidP="00C543C9">
      <w:pPr>
        <w:pStyle w:val="ListParagraph"/>
        <w:numPr>
          <w:ilvl w:val="0"/>
          <w:numId w:val="49"/>
        </w:numPr>
        <w:jc w:val="both"/>
        <w:rPr>
          <w:ins w:id="1498" w:author="Gaurav Dutta" w:date="2016-03-02T19:44:00Z"/>
          <w:color w:val="000000" w:themeColor="text1"/>
          <w:lang w:val="en-GB"/>
          <w:rPrChange w:id="1499" w:author="Gaurav Dutta" w:date="2016-03-02T19:45:00Z">
            <w:rPr>
              <w:ins w:id="1500" w:author="Gaurav Dutta" w:date="2016-03-02T19:44:00Z"/>
              <w:color w:val="FF0000"/>
              <w:lang w:val="en-GB"/>
            </w:rPr>
          </w:rPrChange>
        </w:rPr>
      </w:pPr>
      <w:ins w:id="1501" w:author="Gaurav Dutta" w:date="2016-03-02T19:44:00Z">
        <w:r w:rsidRPr="00C543C9">
          <w:rPr>
            <w:color w:val="000000" w:themeColor="text1"/>
            <w:lang w:val="en-GB"/>
            <w:rPrChange w:id="1502" w:author="Gaurav Dutta" w:date="2016-03-02T19:45:00Z">
              <w:rPr>
                <w:color w:val="FF0000"/>
                <w:lang w:val="en-GB"/>
              </w:rPr>
            </w:rPrChange>
          </w:rPr>
          <w:t>Up to the due date for next instalment, on dues remaining (dues minus partial payment)</w:t>
        </w:r>
      </w:ins>
    </w:p>
    <w:p w:rsidR="00C543C9" w:rsidRPr="00C543C9" w:rsidRDefault="00C543C9" w:rsidP="00C543C9">
      <w:pPr>
        <w:pStyle w:val="ListParagraph"/>
        <w:ind w:left="1620"/>
        <w:jc w:val="both"/>
        <w:rPr>
          <w:ins w:id="1503" w:author="Gaurav Dutta" w:date="2016-03-02T19:44:00Z"/>
          <w:color w:val="000000" w:themeColor="text1"/>
          <w:lang w:val="en-GB"/>
          <w:rPrChange w:id="1504" w:author="Gaurav Dutta" w:date="2016-03-02T19:45:00Z">
            <w:rPr>
              <w:ins w:id="1505" w:author="Gaurav Dutta" w:date="2016-03-02T19:44:00Z"/>
              <w:color w:val="FF0000"/>
              <w:lang w:val="en-GB"/>
            </w:rPr>
          </w:rPrChange>
        </w:rPr>
      </w:pPr>
      <w:ins w:id="1506" w:author="Gaurav Dutta" w:date="2016-03-02T19:44:00Z">
        <w:r w:rsidRPr="00C543C9">
          <w:rPr>
            <w:color w:val="000000" w:themeColor="text1"/>
            <w:lang w:val="en-GB"/>
            <w:rPrChange w:id="1507" w:author="Gaurav Dutta" w:date="2016-03-02T19:45:00Z">
              <w:rPr>
                <w:color w:val="FF0000"/>
                <w:lang w:val="en-GB"/>
              </w:rPr>
            </w:rPrChange>
          </w:rPr>
          <w:t>In case customer pays amount on due date then reconciliation takes place on due date.</w:t>
        </w:r>
      </w:ins>
    </w:p>
    <w:p w:rsidR="00C543C9" w:rsidRPr="00C543C9" w:rsidRDefault="00C543C9" w:rsidP="00C543C9">
      <w:pPr>
        <w:pStyle w:val="ListParagraph"/>
        <w:ind w:left="1620"/>
        <w:jc w:val="both"/>
        <w:rPr>
          <w:ins w:id="1508" w:author="Gaurav Dutta" w:date="2016-03-02T19:44:00Z"/>
          <w:color w:val="000000" w:themeColor="text1"/>
          <w:lang w:val="en-GB"/>
          <w:rPrChange w:id="1509" w:author="Gaurav Dutta" w:date="2016-03-02T19:45:00Z">
            <w:rPr>
              <w:ins w:id="1510" w:author="Gaurav Dutta" w:date="2016-03-02T19:44:00Z"/>
              <w:color w:val="FF0000"/>
              <w:lang w:val="en-GB"/>
            </w:rPr>
          </w:rPrChange>
        </w:rPr>
      </w:pPr>
    </w:p>
    <w:p w:rsidR="00C543C9" w:rsidRPr="00C543C9" w:rsidRDefault="00C543C9" w:rsidP="00C543C9">
      <w:pPr>
        <w:pStyle w:val="ListParagraph"/>
        <w:ind w:left="1620"/>
        <w:jc w:val="both"/>
        <w:rPr>
          <w:ins w:id="1511" w:author="Gaurav Dutta" w:date="2016-03-02T19:44:00Z"/>
          <w:color w:val="000000" w:themeColor="text1"/>
          <w:lang w:val="en-GB"/>
          <w:rPrChange w:id="1512" w:author="Gaurav Dutta" w:date="2016-03-02T19:45:00Z">
            <w:rPr>
              <w:ins w:id="1513" w:author="Gaurav Dutta" w:date="2016-03-02T19:44:00Z"/>
              <w:color w:val="FF0000"/>
              <w:lang w:val="en-GB"/>
            </w:rPr>
          </w:rPrChange>
        </w:rPr>
      </w:pPr>
      <w:ins w:id="1514" w:author="Gaurav Dutta" w:date="2016-03-02T19:44:00Z">
        <w:r w:rsidRPr="00C543C9">
          <w:rPr>
            <w:noProof/>
            <w:color w:val="000000" w:themeColor="text1"/>
            <w:lang w:bidi="hi-IN"/>
            <w:rPrChange w:id="1515" w:author="Gaurav Dutta" w:date="2016-03-02T19:45:00Z">
              <w:rPr>
                <w:noProof/>
                <w:color w:val="FF0000"/>
                <w:lang w:bidi="hi-IN"/>
              </w:rPr>
            </w:rPrChange>
          </w:rPr>
          <mc:AlternateContent>
            <mc:Choice Requires="wps">
              <w:drawing>
                <wp:anchor distT="0" distB="0" distL="114300" distR="114300" simplePos="0" relativeHeight="251694080" behindDoc="0" locked="0" layoutInCell="1" allowOverlap="1" wp14:anchorId="12E49B2F" wp14:editId="67221E3F">
                  <wp:simplePos x="0" y="0"/>
                  <wp:positionH relativeFrom="margin">
                    <wp:posOffset>916306</wp:posOffset>
                  </wp:positionH>
                  <wp:positionV relativeFrom="paragraph">
                    <wp:posOffset>5081</wp:posOffset>
                  </wp:positionV>
                  <wp:extent cx="1962150" cy="190500"/>
                  <wp:effectExtent l="0" t="0" r="19050" b="19050"/>
                  <wp:wrapNone/>
                  <wp:docPr id="42" name="Rectangle 42"/>
                  <wp:cNvGraphicFramePr/>
                  <a:graphic xmlns:a="http://schemas.openxmlformats.org/drawingml/2006/main">
                    <a:graphicData uri="http://schemas.microsoft.com/office/word/2010/wordprocessingShape">
                      <wps:wsp>
                        <wps:cNvSpPr/>
                        <wps:spPr>
                          <a:xfrm>
                            <a:off x="0" y="0"/>
                            <a:ext cx="1962150" cy="1905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F8442" id="Rectangle 42" o:spid="_x0000_s1026" style="position:absolute;margin-left:72.15pt;margin-top:.4pt;width:154.5pt;height:1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" filled="f" strokecolor="#70ad47 [3209]" strokeweight="1pt">
                  <w10:wrap anchorx="margin"/>
                </v:rect>
              </w:pict>
            </mc:Fallback>
          </mc:AlternateContent>
        </w:r>
        <w:r w:rsidRPr="00C543C9">
          <w:rPr>
            <w:color w:val="000000" w:themeColor="text1"/>
            <w:lang w:val="en-GB"/>
            <w:rPrChange w:id="1516" w:author="Gaurav Dutta" w:date="2016-03-02T19:45:00Z">
              <w:rPr>
                <w:color w:val="FF0000"/>
                <w:lang w:val="en-GB"/>
              </w:rPr>
            </w:rPrChange>
          </w:rPr>
          <w:t>Penal Interest = P*(1+r/100) ^ n</w:t>
        </w:r>
      </w:ins>
    </w:p>
    <w:p w:rsidR="00C543C9" w:rsidRPr="00C543C9" w:rsidRDefault="00C543C9" w:rsidP="00C543C9">
      <w:pPr>
        <w:pStyle w:val="ListParagraph"/>
        <w:ind w:left="1620"/>
        <w:rPr>
          <w:ins w:id="1517" w:author="Gaurav Dutta" w:date="2016-03-02T19:44:00Z"/>
          <w:color w:val="000000" w:themeColor="text1"/>
          <w:rPrChange w:id="1518" w:author="Gaurav Dutta" w:date="2016-03-02T19:45:00Z">
            <w:rPr>
              <w:ins w:id="1519" w:author="Gaurav Dutta" w:date="2016-03-02T19:44:00Z"/>
            </w:rPr>
          </w:rPrChange>
        </w:rPr>
      </w:pPr>
    </w:p>
    <w:p w:rsidR="00C543C9" w:rsidRPr="00C543C9" w:rsidRDefault="00C543C9" w:rsidP="00C543C9">
      <w:pPr>
        <w:pStyle w:val="ListParagraph"/>
        <w:ind w:left="1620"/>
        <w:rPr>
          <w:ins w:id="1520" w:author="Gaurav Dutta" w:date="2016-03-02T19:44:00Z"/>
          <w:color w:val="000000" w:themeColor="text1"/>
          <w:rPrChange w:id="1521" w:author="Gaurav Dutta" w:date="2016-03-02T19:45:00Z">
            <w:rPr>
              <w:ins w:id="1522" w:author="Gaurav Dutta" w:date="2016-03-02T19:44:00Z"/>
              <w:color w:val="FF0000"/>
            </w:rPr>
          </w:rPrChange>
        </w:rPr>
      </w:pPr>
      <w:ins w:id="1523" w:author="Gaurav Dutta" w:date="2016-03-02T19:44:00Z">
        <w:r w:rsidRPr="00C543C9">
          <w:rPr>
            <w:color w:val="000000" w:themeColor="text1"/>
            <w:rPrChange w:id="1524" w:author="Gaurav Dutta" w:date="2016-03-02T19:45:00Z">
              <w:rPr>
                <w:color w:val="FF0000"/>
              </w:rPr>
            </w:rPrChange>
          </w:rPr>
          <w:t>Where,</w:t>
        </w:r>
      </w:ins>
    </w:p>
    <w:p w:rsidR="00C543C9" w:rsidRPr="00C543C9" w:rsidRDefault="00C543C9" w:rsidP="00C543C9">
      <w:pPr>
        <w:pStyle w:val="ListParagraph"/>
        <w:ind w:left="1620"/>
        <w:rPr>
          <w:ins w:id="1525" w:author="Gaurav Dutta" w:date="2016-03-02T19:44:00Z"/>
          <w:color w:val="000000" w:themeColor="text1"/>
          <w:rPrChange w:id="1526" w:author="Gaurav Dutta" w:date="2016-03-02T19:45:00Z">
            <w:rPr>
              <w:ins w:id="1527" w:author="Gaurav Dutta" w:date="2016-03-02T19:44:00Z"/>
              <w:color w:val="FF0000"/>
            </w:rPr>
          </w:rPrChange>
        </w:rPr>
      </w:pPr>
      <w:ins w:id="1528" w:author="Gaurav Dutta" w:date="2016-03-02T19:44:00Z">
        <w:r w:rsidRPr="00C543C9">
          <w:rPr>
            <w:color w:val="000000" w:themeColor="text1"/>
            <w:rPrChange w:id="1529" w:author="Gaurav Dutta" w:date="2016-03-02T19:45:00Z">
              <w:rPr>
                <w:color w:val="FF0000"/>
              </w:rPr>
            </w:rPrChange>
          </w:rPr>
          <w:t>P = Principal</w:t>
        </w:r>
      </w:ins>
    </w:p>
    <w:p w:rsidR="00C543C9" w:rsidRPr="00C543C9" w:rsidRDefault="00C543C9" w:rsidP="00C543C9">
      <w:pPr>
        <w:pStyle w:val="ListParagraph"/>
        <w:ind w:left="1620"/>
        <w:rPr>
          <w:ins w:id="1530" w:author="Gaurav Dutta" w:date="2016-03-02T19:44:00Z"/>
          <w:color w:val="000000" w:themeColor="text1"/>
          <w:rPrChange w:id="1531" w:author="Gaurav Dutta" w:date="2016-03-02T19:45:00Z">
            <w:rPr>
              <w:ins w:id="1532" w:author="Gaurav Dutta" w:date="2016-03-02T19:44:00Z"/>
              <w:color w:val="FF0000"/>
            </w:rPr>
          </w:rPrChange>
        </w:rPr>
      </w:pPr>
      <w:ins w:id="1533" w:author="Gaurav Dutta" w:date="2016-03-02T19:44:00Z">
        <w:r w:rsidRPr="00C543C9">
          <w:rPr>
            <w:color w:val="000000" w:themeColor="text1"/>
            <w:rPrChange w:id="1534" w:author="Gaurav Dutta" w:date="2016-03-02T19:45:00Z">
              <w:rPr>
                <w:color w:val="FF0000"/>
              </w:rPr>
            </w:rPrChange>
          </w:rPr>
          <w:t>r = rate of interest</w:t>
        </w:r>
      </w:ins>
    </w:p>
    <w:p w:rsidR="00C543C9" w:rsidRPr="00C543C9" w:rsidRDefault="00C543C9" w:rsidP="00C543C9">
      <w:pPr>
        <w:pStyle w:val="ListParagraph"/>
        <w:ind w:left="1620"/>
        <w:rPr>
          <w:ins w:id="1535" w:author="Gaurav Dutta" w:date="2016-03-02T19:44:00Z"/>
          <w:color w:val="000000" w:themeColor="text1"/>
          <w:rPrChange w:id="1536" w:author="Gaurav Dutta" w:date="2016-03-02T19:45:00Z">
            <w:rPr>
              <w:ins w:id="1537" w:author="Gaurav Dutta" w:date="2016-03-02T19:44:00Z"/>
            </w:rPr>
          </w:rPrChange>
        </w:rPr>
      </w:pPr>
      <w:ins w:id="1538" w:author="Gaurav Dutta" w:date="2016-03-02T19:44:00Z">
        <w:r w:rsidRPr="00C543C9">
          <w:rPr>
            <w:color w:val="000000" w:themeColor="text1"/>
            <w:rPrChange w:id="1539" w:author="Gaurav Dutta" w:date="2016-03-02T19:45:00Z">
              <w:rPr>
                <w:color w:val="FF0000"/>
              </w:rPr>
            </w:rPrChange>
          </w:rPr>
          <w:t>n = frequency</w:t>
        </w:r>
        <w:r w:rsidRPr="00C543C9" w:rsidDel="00071DC7">
          <w:rPr>
            <w:color w:val="000000" w:themeColor="text1"/>
            <w:rPrChange w:id="1540" w:author="Gaurav Dutta" w:date="2016-03-02T19:45:00Z">
              <w:rPr>
                <w:color w:val="FF0000"/>
              </w:rPr>
            </w:rPrChange>
          </w:rPr>
          <w:t xml:space="preserve"> </w:t>
        </w:r>
      </w:ins>
    </w:p>
    <w:p w:rsidR="00A64B8E" w:rsidDel="00C543C9" w:rsidRDefault="00E4790A">
      <w:pPr>
        <w:pStyle w:val="ListParagraph"/>
        <w:ind w:left="1620"/>
        <w:rPr>
          <w:ins w:id="1541" w:author="Dhananjay Kumar" w:date="2016-03-02T12:05:00Z"/>
          <w:del w:id="1542" w:author="Gaurav Dutta" w:date="2016-03-02T19:44:00Z"/>
        </w:rPr>
        <w:pPrChange w:id="1543" w:author="Gaurav Dutta" w:date="2016-03-02T19:45:00Z">
          <w:pPr>
            <w:pStyle w:val="ListParagraph"/>
            <w:ind w:left="1440"/>
            <w:jc w:val="both"/>
          </w:pPr>
        </w:pPrChange>
      </w:pPr>
      <w:ins w:id="1544" w:author="Dhananjay Kumar" w:date="2016-03-02T12:17:00Z">
        <w:del w:id="1545" w:author="Gaurav Dutta" w:date="2016-03-02T19:44:00Z">
          <w:r w:rsidRPr="00E4790A" w:rsidDel="00C543C9">
            <w:rPr>
              <w:color w:val="FF0000"/>
              <w:rPrChange w:id="1546" w:author="Dhananjay Kumar" w:date="2016-03-02T12:18:00Z">
                <w:rPr/>
              </w:rPrChange>
            </w:rPr>
            <w:delText xml:space="preserve">–Any other activities which in turn will trigger other activities…. </w:delText>
          </w:r>
        </w:del>
      </w:ins>
    </w:p>
    <w:p w:rsidR="00071DC7" w:rsidDel="00C543C9" w:rsidRDefault="00071DC7">
      <w:pPr>
        <w:pStyle w:val="ListParagraph"/>
        <w:ind w:left="1620"/>
        <w:rPr>
          <w:ins w:id="1547" w:author="Dhananjay Kumar" w:date="2016-03-02T12:03:00Z"/>
          <w:del w:id="1548" w:author="Gaurav Dutta" w:date="2016-03-02T19:44:00Z"/>
        </w:rPr>
        <w:pPrChange w:id="1549" w:author="Gaurav Dutta" w:date="2016-03-02T19:45:00Z">
          <w:pPr>
            <w:pStyle w:val="ListParagraph"/>
            <w:ind w:left="1440"/>
            <w:jc w:val="both"/>
          </w:pPr>
        </w:pPrChange>
      </w:pPr>
      <w:ins w:id="1550" w:author="Dhananjay Kumar" w:date="2016-03-02T11:57:00Z">
        <w:del w:id="1551" w:author="Gaurav Dutta" w:date="2016-03-02T19:44:00Z">
          <w:r w:rsidDel="00C543C9">
            <w:delText>Calculation for total property cost</w:delText>
          </w:r>
        </w:del>
      </w:ins>
      <w:ins w:id="1552" w:author="Dhananjay Kumar" w:date="2016-03-02T12:18:00Z">
        <w:del w:id="1553" w:author="Gaurav Dutta" w:date="2016-03-02T19:44:00Z">
          <w:r w:rsidR="00E4790A" w:rsidRPr="00E4790A" w:rsidDel="00C543C9">
            <w:rPr>
              <w:color w:val="FF0000"/>
              <w:rPrChange w:id="1554" w:author="Dhananjay Kumar" w:date="2016-03-02T12:19:00Z">
                <w:rPr/>
              </w:rPrChange>
            </w:rPr>
            <w:delText>—Please complete</w:delText>
          </w:r>
        </w:del>
      </w:ins>
    </w:p>
    <w:p w:rsidR="00A64B8E" w:rsidDel="00C543C9" w:rsidRDefault="00A64B8E">
      <w:pPr>
        <w:pStyle w:val="ListParagraph"/>
        <w:ind w:left="1620"/>
        <w:rPr>
          <w:ins w:id="1555" w:author="Dhananjay Kumar" w:date="2016-03-02T11:57:00Z"/>
          <w:del w:id="1556" w:author="Gaurav Dutta" w:date="2016-03-02T19:44:00Z"/>
        </w:rPr>
        <w:pPrChange w:id="1557" w:author="Gaurav Dutta" w:date="2016-03-02T19:45:00Z">
          <w:pPr>
            <w:pStyle w:val="ListParagraph"/>
            <w:ind w:left="1440"/>
            <w:jc w:val="both"/>
          </w:pPr>
        </w:pPrChange>
      </w:pPr>
      <w:ins w:id="1558" w:author="Dhananjay Kumar" w:date="2016-03-02T12:03:00Z">
        <w:del w:id="1559" w:author="Gaurav Dutta" w:date="2016-03-02T19:44:00Z">
          <w:r w:rsidDel="00C543C9">
            <w:delText>Calculation of application fee</w:delText>
          </w:r>
        </w:del>
      </w:ins>
      <w:ins w:id="1560" w:author="Dhananjay Kumar" w:date="2016-03-02T12:19:00Z">
        <w:del w:id="1561" w:author="Gaurav Dutta" w:date="2016-03-02T19:44:00Z">
          <w:r w:rsidR="00E4790A" w:rsidRPr="00457545" w:rsidDel="00C543C9">
            <w:rPr>
              <w:color w:val="FF0000"/>
            </w:rPr>
            <w:delText>—Please complete</w:delText>
          </w:r>
        </w:del>
      </w:ins>
    </w:p>
    <w:p w:rsidR="00071DC7" w:rsidRPr="00071DC7" w:rsidDel="00C543C9" w:rsidRDefault="00071DC7">
      <w:pPr>
        <w:pStyle w:val="ListParagraph"/>
        <w:ind w:left="1620"/>
        <w:rPr>
          <w:ins w:id="1562" w:author="Dhananjay Kumar" w:date="2016-03-02T11:58:00Z"/>
          <w:del w:id="1563" w:author="Gaurav Dutta" w:date="2016-03-02T19:44:00Z"/>
          <w:bCs/>
          <w:color w:val="000000"/>
          <w:rPrChange w:id="1564" w:author="Dhananjay Kumar" w:date="2016-03-02T11:58:00Z">
            <w:rPr>
              <w:ins w:id="1565" w:author="Dhananjay Kumar" w:date="2016-03-02T11:58:00Z"/>
              <w:del w:id="1566" w:author="Gaurav Dutta" w:date="2016-03-02T19:44:00Z"/>
            </w:rPr>
          </w:rPrChange>
        </w:rPr>
        <w:pPrChange w:id="1567" w:author="Gaurav Dutta" w:date="2016-03-02T19:45:00Z">
          <w:pPr>
            <w:pStyle w:val="ListParagraph"/>
            <w:ind w:left="1440"/>
            <w:jc w:val="both"/>
          </w:pPr>
        </w:pPrChange>
      </w:pPr>
      <w:ins w:id="1568" w:author="Dhananjay Kumar" w:date="2016-03-02T11:58:00Z">
        <w:del w:id="1569" w:author="Gaurav Dutta" w:date="2016-03-02T19:44:00Z">
          <w:r w:rsidDel="00C543C9">
            <w:delText>C</w:delText>
          </w:r>
        </w:del>
      </w:ins>
      <w:ins w:id="1570" w:author="Dhananjay Kumar" w:date="2016-03-02T11:59:00Z">
        <w:del w:id="1571" w:author="Gaurav Dutta" w:date="2016-03-02T19:44:00Z">
          <w:r w:rsidR="005B4606" w:rsidDel="00C543C9">
            <w:delText>alcu</w:delText>
          </w:r>
        </w:del>
      </w:ins>
      <w:ins w:id="1572" w:author="Dhananjay Kumar" w:date="2016-03-02T11:58:00Z">
        <w:del w:id="1573" w:author="Gaurav Dutta" w:date="2016-03-02T19:44:00Z">
          <w:r w:rsidDel="00C543C9">
            <w:delText>lation for allotment money</w:delText>
          </w:r>
        </w:del>
      </w:ins>
      <w:ins w:id="1574" w:author="Dhananjay Kumar" w:date="2016-03-02T12:19:00Z">
        <w:del w:id="1575" w:author="Gaurav Dutta" w:date="2016-03-02T19:44:00Z">
          <w:r w:rsidR="00E4790A" w:rsidRPr="00457545" w:rsidDel="00C543C9">
            <w:rPr>
              <w:color w:val="FF0000"/>
            </w:rPr>
            <w:delText>—Please complete</w:delText>
          </w:r>
        </w:del>
      </w:ins>
    </w:p>
    <w:p w:rsidR="005B4606" w:rsidRPr="005B4606" w:rsidDel="00C543C9" w:rsidRDefault="005B4606">
      <w:pPr>
        <w:pStyle w:val="ListParagraph"/>
        <w:ind w:left="1620"/>
        <w:rPr>
          <w:ins w:id="1576" w:author="Dhananjay Kumar" w:date="2016-03-02T11:59:00Z"/>
          <w:del w:id="1577" w:author="Gaurav Dutta" w:date="2016-03-02T19:44:00Z"/>
          <w:bCs/>
          <w:color w:val="000000"/>
          <w:rPrChange w:id="1578" w:author="Dhananjay Kumar" w:date="2016-03-02T11:59:00Z">
            <w:rPr>
              <w:ins w:id="1579" w:author="Dhananjay Kumar" w:date="2016-03-02T11:59:00Z"/>
              <w:del w:id="1580" w:author="Gaurav Dutta" w:date="2016-03-02T19:44:00Z"/>
            </w:rPr>
          </w:rPrChange>
        </w:rPr>
        <w:pPrChange w:id="1581" w:author="Gaurav Dutta" w:date="2016-03-02T19:45:00Z">
          <w:pPr>
            <w:pStyle w:val="ListParagraph"/>
            <w:ind w:left="1440"/>
            <w:jc w:val="both"/>
          </w:pPr>
        </w:pPrChange>
      </w:pPr>
      <w:ins w:id="1582" w:author="Dhananjay Kumar" w:date="2016-03-02T11:59:00Z">
        <w:del w:id="1583" w:author="Gaurav Dutta" w:date="2016-03-02T19:44:00Z">
          <w:r w:rsidDel="00C543C9">
            <w:delText>Create Payment Schedule[Refer scheme info for interest rate]</w:delText>
          </w:r>
        </w:del>
      </w:ins>
      <w:ins w:id="1584" w:author="Dhananjay Kumar" w:date="2016-03-02T12:19:00Z">
        <w:del w:id="1585" w:author="Gaurav Dutta" w:date="2016-03-02T19:44:00Z">
          <w:r w:rsidR="00E4790A" w:rsidRPr="00E4790A" w:rsidDel="00C543C9">
            <w:rPr>
              <w:color w:val="FF0000"/>
            </w:rPr>
            <w:delText xml:space="preserve"> </w:delText>
          </w:r>
          <w:r w:rsidR="00E4790A" w:rsidRPr="00457545" w:rsidDel="00C543C9">
            <w:rPr>
              <w:color w:val="FF0000"/>
            </w:rPr>
            <w:delText>—Please complete</w:delText>
          </w:r>
        </w:del>
      </w:ins>
    </w:p>
    <w:p w:rsidR="0032042D" w:rsidRPr="00071DC7" w:rsidDel="00C543C9" w:rsidRDefault="005B4606">
      <w:pPr>
        <w:pStyle w:val="ListParagraph"/>
        <w:ind w:left="1620"/>
        <w:rPr>
          <w:del w:id="1586" w:author="Gaurav Dutta" w:date="2016-03-02T19:44:00Z"/>
          <w:bCs/>
          <w:color w:val="000000"/>
        </w:rPr>
        <w:pPrChange w:id="1587" w:author="Gaurav Dutta" w:date="2016-03-02T19:45:00Z">
          <w:pPr>
            <w:pStyle w:val="ListParagraph"/>
            <w:numPr>
              <w:ilvl w:val="1"/>
              <w:numId w:val="5"/>
            </w:numPr>
            <w:ind w:left="1440" w:hanging="360"/>
            <w:jc w:val="both"/>
          </w:pPr>
        </w:pPrChange>
      </w:pPr>
      <w:ins w:id="1588" w:author="Dhananjay Kumar" w:date="2016-03-02T12:00:00Z">
        <w:del w:id="1589" w:author="Gaurav Dutta" w:date="2016-03-02T19:44:00Z">
          <w:r w:rsidDel="00C543C9">
            <w:delText>Calculate outstanding payment at any point of time against a payment schedule.</w:delText>
          </w:r>
        </w:del>
      </w:ins>
      <w:ins w:id="1590" w:author="Dhananjay Kumar" w:date="2016-03-02T12:19:00Z">
        <w:del w:id="1591" w:author="Gaurav Dutta" w:date="2016-03-02T19:44:00Z">
          <w:r w:rsidR="00E4790A" w:rsidRPr="00E4790A" w:rsidDel="00C543C9">
            <w:rPr>
              <w:color w:val="FF0000"/>
            </w:rPr>
            <w:delText xml:space="preserve"> </w:delText>
          </w:r>
          <w:r w:rsidR="00E4790A" w:rsidRPr="00457545" w:rsidDel="00C543C9">
            <w:rPr>
              <w:color w:val="FF0000"/>
            </w:rPr>
            <w:delText>—Please complete</w:delText>
          </w:r>
          <w:r w:rsidR="00E4790A" w:rsidDel="00C543C9">
            <w:delText xml:space="preserve"> </w:delText>
          </w:r>
        </w:del>
      </w:ins>
      <w:del w:id="1592" w:author="Gaurav Dutta" w:date="2016-03-02T19:44:00Z">
        <w:r w:rsidR="00C519A7" w:rsidDel="00C543C9">
          <w:delText>The allotment can be done by various processes such as Draw-based, Open-Ended etc. The system also has provisions to accommodate other processes, such as Tender-based, for the allotment of industrial properties in future.</w:delText>
        </w:r>
      </w:del>
    </w:p>
    <w:p w:rsidR="00C519A7" w:rsidDel="00071DC7" w:rsidRDefault="00C519A7">
      <w:pPr>
        <w:pStyle w:val="ListParagraph"/>
        <w:ind w:left="1620"/>
        <w:rPr>
          <w:del w:id="1593" w:author="Dhananjay Kumar" w:date="2016-03-02T11:57:00Z"/>
        </w:rPr>
        <w:pPrChange w:id="1594" w:author="Gaurav Dutta" w:date="2016-03-02T19:45:00Z">
          <w:pPr>
            <w:pStyle w:val="ListParagraph"/>
            <w:numPr>
              <w:ilvl w:val="1"/>
              <w:numId w:val="5"/>
            </w:numPr>
            <w:ind w:left="1440" w:hanging="360"/>
            <w:jc w:val="both"/>
          </w:pPr>
        </w:pPrChange>
      </w:pPr>
      <w:del w:id="1595" w:author="Dhananjay Kumar" w:date="2016-03-02T11:57:00Z">
        <w:r w:rsidRPr="00F74D43" w:rsidDel="00071DC7">
          <w:delText>Those applicants who have not been allotted plots will be returned their registration money without interest.</w:delText>
        </w:r>
      </w:del>
    </w:p>
    <w:p w:rsidR="00CB5629" w:rsidDel="00071DC7" w:rsidRDefault="00CB5629">
      <w:pPr>
        <w:pStyle w:val="ListParagraph"/>
        <w:ind w:left="1620"/>
        <w:rPr>
          <w:del w:id="1596" w:author="Dhananjay Kumar" w:date="2016-03-02T11:57:00Z"/>
        </w:rPr>
        <w:pPrChange w:id="1597" w:author="Gaurav Dutta" w:date="2016-03-02T19:45:00Z">
          <w:pPr>
            <w:pStyle w:val="ListParagraph"/>
            <w:numPr>
              <w:ilvl w:val="1"/>
              <w:numId w:val="5"/>
            </w:numPr>
            <w:ind w:left="1440" w:hanging="360"/>
            <w:jc w:val="both"/>
          </w:pPr>
        </w:pPrChange>
      </w:pPr>
      <w:del w:id="1598" w:author="Dhananjay Kumar" w:date="2016-03-02T11:57:00Z">
        <w:r w:rsidDel="00071DC7">
          <w:delText xml:space="preserve">If the allotment process takes place after the prescribed timelines then unsuccessful applicants would be refunded their money </w:delText>
        </w:r>
        <w:r w:rsidR="0009636F" w:rsidDel="00071DC7">
          <w:delText>with</w:delText>
        </w:r>
        <w:r w:rsidR="00655A56" w:rsidDel="00071DC7">
          <w:delText xml:space="preserve"> additional</w:delText>
        </w:r>
        <w:r w:rsidDel="00071DC7">
          <w:delText xml:space="preserve"> normal interest for the delayed time-period.</w:delText>
        </w:r>
      </w:del>
    </w:p>
    <w:p w:rsidR="00D44D00" w:rsidDel="00071DC7" w:rsidRDefault="00D44D00">
      <w:pPr>
        <w:pStyle w:val="ListParagraph"/>
        <w:ind w:left="1620"/>
        <w:rPr>
          <w:del w:id="1599" w:author="Dhananjay Kumar" w:date="2016-03-02T11:57:00Z"/>
        </w:rPr>
        <w:pPrChange w:id="1600" w:author="Gaurav Dutta" w:date="2016-03-02T19:45:00Z">
          <w:pPr>
            <w:pStyle w:val="ListParagraph"/>
            <w:numPr>
              <w:ilvl w:val="1"/>
              <w:numId w:val="5"/>
            </w:numPr>
            <w:ind w:left="1440" w:hanging="360"/>
            <w:jc w:val="both"/>
          </w:pPr>
        </w:pPrChange>
      </w:pPr>
      <w:del w:id="1601" w:author="Dhananjay Kumar" w:date="2016-03-02T11:57:00Z">
        <w:r w:rsidDel="00071DC7">
          <w:delText>The respective payment schedule for all the successful applicants will be shared by the Accounts department.</w:delText>
        </w:r>
      </w:del>
    </w:p>
    <w:p w:rsidR="00D44D00" w:rsidRDefault="00D44D00">
      <w:pPr>
        <w:pStyle w:val="ListParagraph"/>
        <w:ind w:left="1620"/>
        <w:pPrChange w:id="1602" w:author="Gaurav Dutta" w:date="2016-03-02T19:45:00Z">
          <w:pPr>
            <w:pStyle w:val="ListParagraph"/>
            <w:ind w:left="1440"/>
            <w:jc w:val="both"/>
          </w:pPr>
        </w:pPrChange>
      </w:pPr>
    </w:p>
    <w:p w:rsidR="0032042D" w:rsidRPr="0032042D" w:rsidRDefault="0032042D" w:rsidP="0032042D"/>
    <w:p w:rsidR="00274D2B" w:rsidRDefault="00274D2B" w:rsidP="0032042D">
      <w:pPr>
        <w:pStyle w:val="Heading2"/>
      </w:pPr>
    </w:p>
    <w:p w:rsidR="00274D2B" w:rsidRDefault="00274D2B" w:rsidP="00274D2B">
      <w:pPr>
        <w:jc w:val="both"/>
      </w:pPr>
    </w:p>
    <w:p w:rsidR="00274D2B" w:rsidRDefault="00274D2B" w:rsidP="00274D2B">
      <w:pPr>
        <w:jc w:val="both"/>
        <w:rPr>
          <w:noProof/>
        </w:rPr>
      </w:pPr>
    </w:p>
    <w:p w:rsidR="002117EA" w:rsidRDefault="002117EA" w:rsidP="00274D2B">
      <w:pPr>
        <w:jc w:val="both"/>
        <w:rPr>
          <w:noProof/>
        </w:rPr>
      </w:pPr>
    </w:p>
    <w:p w:rsidR="002117EA" w:rsidRDefault="002117EA" w:rsidP="00274D2B">
      <w:pPr>
        <w:jc w:val="both"/>
        <w:rPr>
          <w:noProof/>
        </w:rPr>
      </w:pPr>
    </w:p>
    <w:p w:rsidR="002117EA" w:rsidRDefault="002117EA" w:rsidP="00274D2B">
      <w:pPr>
        <w:jc w:val="both"/>
        <w:rPr>
          <w:noProof/>
        </w:rPr>
      </w:pPr>
    </w:p>
    <w:p w:rsidR="00010036" w:rsidRDefault="00010036" w:rsidP="00274D2B">
      <w:pPr>
        <w:jc w:val="both"/>
      </w:pPr>
    </w:p>
    <w:p w:rsidR="00942481" w:rsidDel="00F62723" w:rsidRDefault="00942481" w:rsidP="00274D2B">
      <w:pPr>
        <w:jc w:val="both"/>
        <w:rPr>
          <w:del w:id="1603" w:author="Gaurav Dutta" w:date="2016-03-02T15:40:00Z"/>
        </w:rPr>
      </w:pPr>
    </w:p>
    <w:p w:rsidR="00942481" w:rsidDel="00F62723" w:rsidRDefault="00942481" w:rsidP="00274D2B">
      <w:pPr>
        <w:jc w:val="both"/>
        <w:rPr>
          <w:del w:id="1604" w:author="Gaurav Dutta" w:date="2016-03-02T15:40:00Z"/>
        </w:rPr>
      </w:pPr>
    </w:p>
    <w:p w:rsidR="00942481" w:rsidDel="00F62723" w:rsidRDefault="00942481" w:rsidP="00274D2B">
      <w:pPr>
        <w:jc w:val="both"/>
        <w:rPr>
          <w:del w:id="1605" w:author="Gaurav Dutta" w:date="2016-03-02T15:40:00Z"/>
        </w:rPr>
      </w:pPr>
    </w:p>
    <w:p w:rsidR="00942481" w:rsidDel="00F62723" w:rsidRDefault="00942481" w:rsidP="00274D2B">
      <w:pPr>
        <w:jc w:val="both"/>
        <w:rPr>
          <w:del w:id="1606" w:author="Gaurav Dutta" w:date="2016-03-02T15:40:00Z"/>
        </w:rPr>
      </w:pPr>
    </w:p>
    <w:p w:rsidR="00942481" w:rsidDel="00F62723" w:rsidRDefault="00942481" w:rsidP="00274D2B">
      <w:pPr>
        <w:jc w:val="both"/>
        <w:rPr>
          <w:del w:id="1607" w:author="Gaurav Dutta" w:date="2016-03-02T15:40:00Z"/>
        </w:rPr>
      </w:pPr>
    </w:p>
    <w:p w:rsidR="00942481" w:rsidDel="00F62723" w:rsidRDefault="00942481" w:rsidP="00274D2B">
      <w:pPr>
        <w:jc w:val="both"/>
        <w:rPr>
          <w:del w:id="1608" w:author="Gaurav Dutta" w:date="2016-03-02T15:40:00Z"/>
        </w:rPr>
      </w:pPr>
    </w:p>
    <w:p w:rsidR="00942481" w:rsidDel="00F62723" w:rsidRDefault="00942481" w:rsidP="00274D2B">
      <w:pPr>
        <w:jc w:val="both"/>
        <w:rPr>
          <w:del w:id="1609" w:author="Gaurav Dutta" w:date="2016-03-02T15:40:00Z"/>
        </w:rPr>
      </w:pPr>
    </w:p>
    <w:p w:rsidR="00942481" w:rsidDel="00F62723" w:rsidRDefault="00942481" w:rsidP="00274D2B">
      <w:pPr>
        <w:jc w:val="both"/>
        <w:rPr>
          <w:del w:id="1610" w:author="Gaurav Dutta" w:date="2016-03-02T15:40:00Z"/>
        </w:rPr>
      </w:pPr>
    </w:p>
    <w:p w:rsidR="00942481" w:rsidDel="00F62723" w:rsidRDefault="00942481" w:rsidP="00274D2B">
      <w:pPr>
        <w:jc w:val="both"/>
        <w:rPr>
          <w:del w:id="1611" w:author="Gaurav Dutta" w:date="2016-03-02T15:40:00Z"/>
        </w:rPr>
      </w:pPr>
    </w:p>
    <w:p w:rsidR="00942481" w:rsidDel="00F62723" w:rsidRDefault="00942481" w:rsidP="00274D2B">
      <w:pPr>
        <w:jc w:val="both"/>
        <w:rPr>
          <w:del w:id="1612" w:author="Gaurav Dutta" w:date="2016-03-02T15:40:00Z"/>
        </w:rPr>
      </w:pPr>
    </w:p>
    <w:p w:rsidR="00942481" w:rsidDel="00F62723" w:rsidRDefault="00942481" w:rsidP="00274D2B">
      <w:pPr>
        <w:jc w:val="both"/>
        <w:rPr>
          <w:del w:id="1613" w:author="Gaurav Dutta" w:date="2016-03-02T15:40:00Z"/>
        </w:rPr>
      </w:pPr>
    </w:p>
    <w:p w:rsidR="00942481" w:rsidDel="00F62723" w:rsidRDefault="00942481" w:rsidP="00274D2B">
      <w:pPr>
        <w:jc w:val="both"/>
        <w:rPr>
          <w:del w:id="1614" w:author="Gaurav Dutta" w:date="2016-03-02T15:40:00Z"/>
        </w:rPr>
      </w:pPr>
    </w:p>
    <w:p w:rsidR="00942481" w:rsidDel="00F62723" w:rsidRDefault="00942481" w:rsidP="00274D2B">
      <w:pPr>
        <w:jc w:val="both"/>
        <w:rPr>
          <w:del w:id="1615" w:author="Gaurav Dutta" w:date="2016-03-02T15:40:00Z"/>
        </w:rPr>
      </w:pPr>
    </w:p>
    <w:p w:rsidR="00942481" w:rsidDel="00F62723" w:rsidRDefault="00942481" w:rsidP="00274D2B">
      <w:pPr>
        <w:jc w:val="both"/>
        <w:rPr>
          <w:del w:id="1616" w:author="Gaurav Dutta" w:date="2016-03-02T15:40:00Z"/>
        </w:rPr>
      </w:pPr>
    </w:p>
    <w:p w:rsidR="00942481" w:rsidDel="00F62723" w:rsidRDefault="00942481" w:rsidP="00274D2B">
      <w:pPr>
        <w:jc w:val="both"/>
        <w:rPr>
          <w:del w:id="1617" w:author="Gaurav Dutta" w:date="2016-03-02T15:40:00Z"/>
        </w:rPr>
      </w:pPr>
    </w:p>
    <w:p w:rsidR="00942481" w:rsidDel="00F62723" w:rsidRDefault="00942481" w:rsidP="00274D2B">
      <w:pPr>
        <w:jc w:val="both"/>
        <w:rPr>
          <w:del w:id="1618" w:author="Gaurav Dutta" w:date="2016-03-02T15:40:00Z"/>
        </w:rPr>
      </w:pPr>
    </w:p>
    <w:p w:rsidR="00942481" w:rsidDel="00F62723" w:rsidRDefault="00942481" w:rsidP="00274D2B">
      <w:pPr>
        <w:jc w:val="both"/>
        <w:rPr>
          <w:del w:id="1619" w:author="Gaurav Dutta" w:date="2016-03-02T15:40:00Z"/>
        </w:rPr>
      </w:pPr>
    </w:p>
    <w:p w:rsidR="00942481" w:rsidDel="00F62723" w:rsidRDefault="00942481" w:rsidP="00274D2B">
      <w:pPr>
        <w:jc w:val="both"/>
        <w:rPr>
          <w:del w:id="1620" w:author="Gaurav Dutta" w:date="2016-03-02T15:40:00Z"/>
        </w:rPr>
      </w:pPr>
    </w:p>
    <w:p w:rsidR="00942481" w:rsidDel="00F62723" w:rsidRDefault="00942481" w:rsidP="00274D2B">
      <w:pPr>
        <w:jc w:val="both"/>
        <w:rPr>
          <w:del w:id="1621" w:author="Gaurav Dutta" w:date="2016-03-02T15:40:00Z"/>
        </w:rPr>
      </w:pPr>
    </w:p>
    <w:p w:rsidR="00942481" w:rsidRPr="000D02C9" w:rsidRDefault="00942481" w:rsidP="00274D2B">
      <w:pPr>
        <w:jc w:val="both"/>
      </w:pPr>
    </w:p>
    <w:p w:rsidR="00AC77ED" w:rsidRDefault="00923197" w:rsidP="00AC77ED">
      <w:pPr>
        <w:pStyle w:val="Heading2"/>
        <w:numPr>
          <w:ilvl w:val="0"/>
          <w:numId w:val="2"/>
        </w:numPr>
        <w:rPr>
          <w:b/>
          <w:sz w:val="24"/>
          <w:szCs w:val="24"/>
          <w:u w:val="single"/>
        </w:rPr>
      </w:pPr>
      <w:bookmarkStart w:id="1622" w:name="_Toc444803818"/>
      <w:r>
        <w:rPr>
          <w:b/>
          <w:sz w:val="24"/>
          <w:szCs w:val="24"/>
          <w:u w:val="single"/>
        </w:rPr>
        <w:t>R</w:t>
      </w:r>
      <w:r w:rsidR="00DF09E9" w:rsidRPr="00F00FC1">
        <w:rPr>
          <w:b/>
          <w:sz w:val="24"/>
          <w:szCs w:val="24"/>
          <w:u w:val="single"/>
        </w:rPr>
        <w:t xml:space="preserve">equest for </w:t>
      </w:r>
      <w:r w:rsidR="006B2C46" w:rsidRPr="00F00FC1">
        <w:rPr>
          <w:b/>
          <w:sz w:val="24"/>
          <w:szCs w:val="24"/>
          <w:u w:val="single"/>
        </w:rPr>
        <w:t>Lease Deed Execution</w:t>
      </w:r>
      <w:bookmarkEnd w:id="1622"/>
    </w:p>
    <w:p w:rsidR="00942481" w:rsidRPr="00942481" w:rsidRDefault="000927D1" w:rsidP="00054E6B">
      <w:pPr>
        <w:jc w:val="both"/>
      </w:pPr>
      <w:r w:rsidRPr="000927D1">
        <w:t xml:space="preserve">Once the lease money is paid, lease deed </w:t>
      </w:r>
      <w:r w:rsidR="00054E6B">
        <w:t>is signed between the authority and allottee</w:t>
      </w:r>
      <w:r w:rsidRPr="000927D1">
        <w:t xml:space="preserve">.  Here the </w:t>
      </w:r>
      <w:r w:rsidR="00054E6B">
        <w:t xml:space="preserve">authority </w:t>
      </w:r>
      <w:r w:rsidRPr="000927D1">
        <w:t>declares that he/she is the lawful owner of the certain property and that the said property has been leased to the</w:t>
      </w:r>
      <w:r w:rsidR="00054E6B">
        <w:t xml:space="preserve"> allottee</w:t>
      </w:r>
      <w:r w:rsidRPr="000927D1">
        <w:t xml:space="preserve"> for a certain duration of time in consideration of certain amount of money under certain terms and conditions.</w:t>
      </w:r>
      <w:r w:rsidR="00054E6B">
        <w:t xml:space="preserve"> </w:t>
      </w:r>
      <w:del w:id="1623" w:author="Dhananjay Kumar" w:date="2016-03-03T08:17:00Z">
        <w:r w:rsidR="00054E6B" w:rsidRPr="00054E6B" w:rsidDel="004803DC">
          <w:delText>The money paid for lease deed</w:delText>
        </w:r>
        <w:r w:rsidR="00C63FFD" w:rsidDel="004803DC">
          <w:delText xml:space="preserve"> execution</w:delText>
        </w:r>
        <w:r w:rsidR="00054E6B" w:rsidRPr="00054E6B" w:rsidDel="004803DC">
          <w:delText xml:space="preserve"> goes to the authority</w:delText>
        </w:r>
        <w:r w:rsidR="00054E6B" w:rsidDel="004803DC">
          <w:delText>.</w:delText>
        </w:r>
      </w:del>
    </w:p>
    <w:p w:rsidR="00274D2B" w:rsidRPr="00A44667" w:rsidRDefault="002117EA" w:rsidP="00274D2B">
      <w:r w:rsidRPr="002117EA">
        <w:rPr>
          <w:noProof/>
          <w:lang w:bidi="hi-IN"/>
        </w:rPr>
        <w:drawing>
          <wp:anchor distT="0" distB="0" distL="114300" distR="114300" simplePos="0" relativeHeight="251672576" behindDoc="1" locked="0" layoutInCell="1" allowOverlap="1">
            <wp:simplePos x="0" y="0"/>
            <wp:positionH relativeFrom="column">
              <wp:posOffset>363220</wp:posOffset>
            </wp:positionH>
            <wp:positionV relativeFrom="paragraph">
              <wp:posOffset>9525</wp:posOffset>
            </wp:positionV>
            <wp:extent cx="5838825" cy="7251065"/>
            <wp:effectExtent l="0" t="0" r="9525" b="6985"/>
            <wp:wrapTight wrapText="bothSides">
              <wp:wrapPolygon edited="0">
                <wp:start x="0" y="0"/>
                <wp:lineTo x="0" y="21564"/>
                <wp:lineTo x="21565" y="21564"/>
                <wp:lineTo x="21565" y="0"/>
                <wp:lineTo x="0" y="0"/>
              </wp:wrapPolygon>
            </wp:wrapTight>
            <wp:docPr id="20" name="Picture 20" descr="C:\Users\gdutta\Desktop\Noida - PMS\Departments\Industrial New\Industri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Desktop\Noida - PMS\Departments\Industrial New\Industri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8825" cy="7251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4D2B" w:rsidRDefault="00274D2B" w:rsidP="00274D2B">
      <w:pPr>
        <w:pStyle w:val="ListParagraph"/>
        <w:jc w:val="both"/>
      </w:pPr>
    </w:p>
    <w:p w:rsidR="008425E8" w:rsidRDefault="00376CDD" w:rsidP="009B792B">
      <w:pPr>
        <w:pStyle w:val="Heading3"/>
        <w:numPr>
          <w:ilvl w:val="1"/>
          <w:numId w:val="3"/>
        </w:numPr>
        <w:rPr>
          <w:b/>
          <w:sz w:val="22"/>
          <w:szCs w:val="22"/>
        </w:rPr>
      </w:pPr>
      <w:bookmarkStart w:id="1624" w:name="_Toc444803819"/>
      <w:bookmarkStart w:id="1625" w:name="_Toc443223861"/>
      <w:ins w:id="1626" w:author="Dhananjay Kumar" w:date="2016-03-03T08:31:00Z">
        <w:r>
          <w:rPr>
            <w:b/>
            <w:sz w:val="22"/>
            <w:szCs w:val="22"/>
          </w:rPr>
          <w:lastRenderedPageBreak/>
          <w:t>Manage Lease Deed execution</w:t>
        </w:r>
        <w:bookmarkEnd w:id="1624"/>
        <w:r>
          <w:rPr>
            <w:b/>
            <w:sz w:val="22"/>
            <w:szCs w:val="22"/>
          </w:rPr>
          <w:t xml:space="preserve"> </w:t>
        </w:r>
      </w:ins>
      <w:del w:id="1627" w:author="Gaurav Dutta" w:date="2016-03-02T18:11:00Z">
        <w:r w:rsidR="00460575" w:rsidRPr="009642B1" w:rsidDel="00A161B1">
          <w:rPr>
            <w:b/>
            <w:sz w:val="22"/>
            <w:szCs w:val="22"/>
          </w:rPr>
          <w:delText xml:space="preserve">Payment of </w:delText>
        </w:r>
      </w:del>
      <w:del w:id="1628" w:author="Dhananjay Kumar" w:date="2016-03-03T08:23:00Z">
        <w:r w:rsidR="00460575" w:rsidRPr="009642B1" w:rsidDel="004803DC">
          <w:rPr>
            <w:b/>
            <w:sz w:val="22"/>
            <w:szCs w:val="22"/>
          </w:rPr>
          <w:delText>Allotment Money</w:delText>
        </w:r>
      </w:del>
      <w:bookmarkEnd w:id="1625"/>
      <w:ins w:id="1629" w:author="Gaurav Dutta" w:date="2016-03-02T20:50:00Z">
        <w:del w:id="1630" w:author="Dhananjay Kumar" w:date="2016-03-03T08:23:00Z">
          <w:r w:rsidR="006F7BF8" w:rsidDel="004803DC">
            <w:rPr>
              <w:b/>
              <w:sz w:val="22"/>
              <w:szCs w:val="22"/>
            </w:rPr>
            <w:delText xml:space="preserve"> </w:delText>
          </w:r>
        </w:del>
        <w:del w:id="1631" w:author="Dhananjay Kumar" w:date="2016-03-03T08:35:00Z">
          <w:r w:rsidR="006F7BF8" w:rsidDel="00F6014A">
            <w:rPr>
              <w:b/>
              <w:sz w:val="22"/>
              <w:szCs w:val="22"/>
            </w:rPr>
            <w:delText>Payment</w:delText>
          </w:r>
        </w:del>
      </w:ins>
    </w:p>
    <w:p w:rsidR="00EB57C1" w:rsidRPr="00EB57C1" w:rsidRDefault="00EB57C1" w:rsidP="008F19E4">
      <w:pPr>
        <w:pStyle w:val="ListParagraph"/>
        <w:numPr>
          <w:ilvl w:val="0"/>
          <w:numId w:val="14"/>
        </w:numPr>
        <w:spacing w:after="0" w:line="240" w:lineRule="auto"/>
        <w:contextualSpacing w:val="0"/>
        <w:jc w:val="both"/>
        <w:rPr>
          <w:rStyle w:val="Emphasis"/>
          <w:i w:val="0"/>
          <w:vanish/>
        </w:rPr>
      </w:pPr>
    </w:p>
    <w:p w:rsidR="00EB57C1" w:rsidRPr="00EB57C1" w:rsidRDefault="00EB57C1" w:rsidP="008F19E4">
      <w:pPr>
        <w:pStyle w:val="ListParagraph"/>
        <w:numPr>
          <w:ilvl w:val="1"/>
          <w:numId w:val="14"/>
        </w:numPr>
        <w:spacing w:after="0" w:line="240" w:lineRule="auto"/>
        <w:contextualSpacing w:val="0"/>
        <w:jc w:val="both"/>
        <w:rPr>
          <w:rStyle w:val="Emphasis"/>
          <w:i w:val="0"/>
          <w:vanish/>
        </w:rPr>
      </w:pPr>
    </w:p>
    <w:p w:rsidR="007A5CF6" w:rsidDel="00376CDD" w:rsidRDefault="007A5CF6">
      <w:pPr>
        <w:pStyle w:val="NoSpacing"/>
        <w:jc w:val="both"/>
        <w:rPr>
          <w:del w:id="1632" w:author="Gaurav Dutta" w:date="2016-03-02T18:11:00Z"/>
          <w:rStyle w:val="Emphasis"/>
          <w:i w:val="0"/>
        </w:rPr>
        <w:pPrChange w:id="1633" w:author="Dhananjay Kumar" w:date="2016-03-03T08:24:00Z">
          <w:pPr>
            <w:pStyle w:val="NoSpacing"/>
            <w:numPr>
              <w:ilvl w:val="2"/>
              <w:numId w:val="14"/>
            </w:numPr>
            <w:ind w:left="1620" w:hanging="720"/>
            <w:jc w:val="both"/>
          </w:pPr>
        </w:pPrChange>
      </w:pPr>
      <w:r w:rsidRPr="00EB57C1">
        <w:rPr>
          <w:rStyle w:val="Emphasis"/>
          <w:i w:val="0"/>
        </w:rPr>
        <w:t xml:space="preserve">Post the allotment process, the allotment money needs to be paid </w:t>
      </w:r>
      <w:r w:rsidR="00E54522" w:rsidRPr="00EB57C1">
        <w:rPr>
          <w:rStyle w:val="Emphasis"/>
          <w:i w:val="0"/>
        </w:rPr>
        <w:t xml:space="preserve">by the </w:t>
      </w:r>
      <w:del w:id="1634" w:author="Gaurav Dutta" w:date="2016-03-03T16:47:00Z">
        <w:r w:rsidR="00E557D6" w:rsidDel="00786983">
          <w:rPr>
            <w:rStyle w:val="Emphasis"/>
            <w:i w:val="0"/>
          </w:rPr>
          <w:delText>allottee</w:delText>
        </w:r>
      </w:del>
      <w:ins w:id="1635" w:author="Gaurav Dutta" w:date="2016-03-03T16:47:00Z">
        <w:r w:rsidR="00786983">
          <w:rPr>
            <w:rStyle w:val="Emphasis"/>
            <w:i w:val="0"/>
          </w:rPr>
          <w:t>allottee</w:t>
        </w:r>
      </w:ins>
      <w:r w:rsidR="00E54522" w:rsidRPr="00EB57C1">
        <w:rPr>
          <w:rStyle w:val="Emphasis"/>
          <w:i w:val="0"/>
        </w:rPr>
        <w:t xml:space="preserve"> </w:t>
      </w:r>
      <w:r w:rsidRPr="00EB57C1">
        <w:rPr>
          <w:rStyle w:val="Emphasis"/>
          <w:i w:val="0"/>
        </w:rPr>
        <w:t xml:space="preserve">to </w:t>
      </w:r>
      <w:r w:rsidR="008425E8" w:rsidRPr="00EB57C1">
        <w:rPr>
          <w:rStyle w:val="Emphasis"/>
          <w:i w:val="0"/>
        </w:rPr>
        <w:t>the authority</w:t>
      </w:r>
      <w:r w:rsidRPr="00EB57C1">
        <w:rPr>
          <w:rStyle w:val="Emphasis"/>
          <w:i w:val="0"/>
        </w:rPr>
        <w:t xml:space="preserve"> within </w:t>
      </w:r>
      <w:r w:rsidR="00E557D6">
        <w:rPr>
          <w:rStyle w:val="Emphasis"/>
          <w:i w:val="0"/>
        </w:rPr>
        <w:t>a defined time-frame</w:t>
      </w:r>
      <w:r w:rsidR="00E54522" w:rsidRPr="00EB57C1">
        <w:rPr>
          <w:rStyle w:val="Emphasis"/>
          <w:i w:val="0"/>
        </w:rPr>
        <w:t xml:space="preserve">. </w:t>
      </w:r>
      <w:r w:rsidRPr="00EB57C1">
        <w:rPr>
          <w:rStyle w:val="Emphasis"/>
          <w:i w:val="0"/>
        </w:rPr>
        <w:t xml:space="preserve">Allotment money </w:t>
      </w:r>
      <w:r w:rsidR="00E557D6">
        <w:rPr>
          <w:rStyle w:val="Emphasis"/>
          <w:i w:val="0"/>
        </w:rPr>
        <w:t xml:space="preserve">may vary as per the scheme and </w:t>
      </w:r>
      <w:r w:rsidRPr="00EB57C1">
        <w:rPr>
          <w:rStyle w:val="Emphasis"/>
          <w:i w:val="0"/>
        </w:rPr>
        <w:t xml:space="preserve">is calculated as </w:t>
      </w:r>
      <w:r w:rsidR="00E557D6">
        <w:rPr>
          <w:rStyle w:val="Emphasis"/>
          <w:i w:val="0"/>
        </w:rPr>
        <w:t>a defined percentage of the total cost of the property.</w:t>
      </w:r>
      <w:r w:rsidRPr="00EB57C1">
        <w:rPr>
          <w:rStyle w:val="Emphasis"/>
          <w:i w:val="0"/>
        </w:rPr>
        <w:t xml:space="preserve"> </w:t>
      </w:r>
      <w:ins w:id="1636" w:author="Dhananjay Kumar" w:date="2016-03-03T08:25:00Z">
        <w:r w:rsidR="00376CDD">
          <w:rPr>
            <w:rStyle w:val="Emphasis"/>
            <w:i w:val="0"/>
          </w:rPr>
          <w:t xml:space="preserve">Below </w:t>
        </w:r>
        <w:del w:id="1637" w:author="Gaurav Dutta" w:date="2016-03-03T14:23:00Z">
          <w:r w:rsidR="00376CDD" w:rsidDel="00FA2996">
            <w:rPr>
              <w:rStyle w:val="Emphasis"/>
              <w:i w:val="0"/>
            </w:rPr>
            <w:delText>is</w:delText>
          </w:r>
        </w:del>
      </w:ins>
      <w:ins w:id="1638" w:author="Gaurav Dutta" w:date="2016-03-03T14:23:00Z">
        <w:r w:rsidR="00FA2996">
          <w:rPr>
            <w:rStyle w:val="Emphasis"/>
            <w:i w:val="0"/>
          </w:rPr>
          <w:t>are</w:t>
        </w:r>
      </w:ins>
      <w:ins w:id="1639" w:author="Dhananjay Kumar" w:date="2016-03-03T08:25:00Z">
        <w:r w:rsidR="00376CDD">
          <w:rPr>
            <w:rStyle w:val="Emphasis"/>
            <w:i w:val="0"/>
          </w:rPr>
          <w:t xml:space="preserve"> the key functionalities of this </w:t>
        </w:r>
      </w:ins>
      <w:ins w:id="1640" w:author="Dhananjay Kumar" w:date="2016-03-03T08:26:00Z">
        <w:r w:rsidR="00376CDD">
          <w:rPr>
            <w:rStyle w:val="Emphasis"/>
            <w:i w:val="0"/>
          </w:rPr>
          <w:t>process:</w:t>
        </w:r>
      </w:ins>
    </w:p>
    <w:p w:rsidR="00376CDD" w:rsidRDefault="00376CDD">
      <w:pPr>
        <w:pStyle w:val="NoSpacing"/>
        <w:jc w:val="both"/>
        <w:rPr>
          <w:ins w:id="1641" w:author="Dhananjay Kumar" w:date="2016-03-03T08:26:00Z"/>
          <w:rStyle w:val="Emphasis"/>
          <w:i w:val="0"/>
        </w:rPr>
        <w:pPrChange w:id="1642" w:author="Dhananjay Kumar" w:date="2016-03-03T08:24:00Z">
          <w:pPr>
            <w:pStyle w:val="NoSpacing"/>
            <w:numPr>
              <w:ilvl w:val="2"/>
              <w:numId w:val="3"/>
            </w:numPr>
            <w:ind w:left="1530" w:hanging="720"/>
            <w:jc w:val="both"/>
          </w:pPr>
        </w:pPrChange>
      </w:pPr>
    </w:p>
    <w:p w:rsidR="00376CDD" w:rsidRDefault="00376CDD">
      <w:pPr>
        <w:pStyle w:val="NoSpacing"/>
        <w:numPr>
          <w:ilvl w:val="0"/>
          <w:numId w:val="54"/>
        </w:numPr>
        <w:jc w:val="both"/>
        <w:rPr>
          <w:ins w:id="1643" w:author="Dhananjay Kumar" w:date="2016-03-03T08:27:00Z"/>
          <w:rStyle w:val="Emphasis"/>
          <w:i w:val="0"/>
        </w:rPr>
        <w:pPrChange w:id="1644" w:author="Dhananjay Kumar" w:date="2016-03-03T08:26:00Z">
          <w:pPr>
            <w:pStyle w:val="NoSpacing"/>
            <w:numPr>
              <w:ilvl w:val="2"/>
              <w:numId w:val="3"/>
            </w:numPr>
            <w:ind w:left="1530" w:hanging="720"/>
            <w:jc w:val="both"/>
          </w:pPr>
        </w:pPrChange>
      </w:pPr>
      <w:ins w:id="1645" w:author="Dhananjay Kumar" w:date="2016-03-03T08:26:00Z">
        <w:r>
          <w:rPr>
            <w:rStyle w:val="Emphasis"/>
            <w:i w:val="0"/>
          </w:rPr>
          <w:t>Calculat</w:t>
        </w:r>
      </w:ins>
      <w:ins w:id="1646" w:author="Gaurav Dutta" w:date="2016-03-03T21:23:00Z">
        <w:r w:rsidR="00D73102">
          <w:rPr>
            <w:rStyle w:val="Emphasis"/>
            <w:i w:val="0"/>
          </w:rPr>
          <w:t>ion of</w:t>
        </w:r>
      </w:ins>
      <w:ins w:id="1647" w:author="Dhananjay Kumar" w:date="2016-03-03T08:26:00Z">
        <w:del w:id="1648" w:author="Gaurav Dutta" w:date="2016-03-03T21:23:00Z">
          <w:r w:rsidDel="00D73102">
            <w:rPr>
              <w:rStyle w:val="Emphasis"/>
              <w:i w:val="0"/>
            </w:rPr>
            <w:delText>e</w:delText>
          </w:r>
        </w:del>
        <w:r>
          <w:rPr>
            <w:rStyle w:val="Emphasis"/>
            <w:i w:val="0"/>
          </w:rPr>
          <w:t xml:space="preserve"> outstanding payment</w:t>
        </w:r>
      </w:ins>
      <w:ins w:id="1649" w:author="Dhananjay Kumar" w:date="2016-03-03T08:27:00Z">
        <w:r>
          <w:rPr>
            <w:rStyle w:val="Emphasis"/>
            <w:i w:val="0"/>
          </w:rPr>
          <w:t xml:space="preserve"> </w:t>
        </w:r>
      </w:ins>
      <w:ins w:id="1650" w:author="Dhananjay Kumar" w:date="2016-03-03T08:28:00Z">
        <w:r>
          <w:rPr>
            <w:rStyle w:val="Emphasis"/>
            <w:i w:val="0"/>
          </w:rPr>
          <w:t xml:space="preserve">against the payment schedule </w:t>
        </w:r>
      </w:ins>
      <w:ins w:id="1651" w:author="Dhananjay Kumar" w:date="2016-03-03T08:27:00Z">
        <w:r>
          <w:rPr>
            <w:rStyle w:val="Emphasis"/>
            <w:i w:val="0"/>
          </w:rPr>
          <w:t>for lease deed execution.</w:t>
        </w:r>
      </w:ins>
      <w:ins w:id="1652" w:author="Gaurav Dutta" w:date="2016-03-03T21:19:00Z">
        <w:r w:rsidR="00D73102">
          <w:rPr>
            <w:rStyle w:val="Emphasis"/>
            <w:i w:val="0"/>
          </w:rPr>
          <w:t xml:space="preserve"> [Refer sec </w:t>
        </w:r>
        <w:r w:rsidR="00D73102" w:rsidRPr="00D73102">
          <w:rPr>
            <w:rStyle w:val="Emphasis"/>
            <w:b/>
            <w:i w:val="0"/>
            <w:rPrChange w:id="1653" w:author="Gaurav Dutta" w:date="2016-03-03T21:22:00Z">
              <w:rPr>
                <w:rStyle w:val="Emphasis"/>
                <w:i w:val="0"/>
              </w:rPr>
            </w:rPrChange>
          </w:rPr>
          <w:t>1.6.6</w:t>
        </w:r>
        <w:r w:rsidR="00D73102">
          <w:rPr>
            <w:rStyle w:val="Emphasis"/>
            <w:i w:val="0"/>
          </w:rPr>
          <w:t>]</w:t>
        </w:r>
      </w:ins>
    </w:p>
    <w:p w:rsidR="00376CDD" w:rsidRDefault="00376CDD">
      <w:pPr>
        <w:pStyle w:val="NoSpacing"/>
        <w:numPr>
          <w:ilvl w:val="0"/>
          <w:numId w:val="54"/>
        </w:numPr>
        <w:jc w:val="both"/>
        <w:rPr>
          <w:ins w:id="1654" w:author="Dhananjay Kumar" w:date="2016-03-03T08:43:00Z"/>
          <w:rStyle w:val="Emphasis"/>
          <w:i w:val="0"/>
        </w:rPr>
        <w:pPrChange w:id="1655" w:author="Dhananjay Kumar" w:date="2016-03-03T08:26:00Z">
          <w:pPr>
            <w:pStyle w:val="NoSpacing"/>
            <w:numPr>
              <w:ilvl w:val="2"/>
              <w:numId w:val="3"/>
            </w:numPr>
            <w:ind w:left="1530" w:hanging="720"/>
            <w:jc w:val="both"/>
          </w:pPr>
        </w:pPrChange>
      </w:pPr>
      <w:ins w:id="1656" w:author="Dhananjay Kumar" w:date="2016-03-03T08:27:00Z">
        <w:r>
          <w:rPr>
            <w:rStyle w:val="Emphasis"/>
            <w:i w:val="0"/>
          </w:rPr>
          <w:t>Calculat</w:t>
        </w:r>
      </w:ins>
      <w:ins w:id="1657" w:author="Gaurav Dutta" w:date="2016-03-03T21:23:00Z">
        <w:r w:rsidR="00D73102">
          <w:rPr>
            <w:rStyle w:val="Emphasis"/>
            <w:i w:val="0"/>
          </w:rPr>
          <w:t>ion of</w:t>
        </w:r>
      </w:ins>
      <w:ins w:id="1658" w:author="Dhananjay Kumar" w:date="2016-03-03T08:27:00Z">
        <w:del w:id="1659" w:author="Gaurav Dutta" w:date="2016-03-03T21:23:00Z">
          <w:r w:rsidDel="00D73102">
            <w:rPr>
              <w:rStyle w:val="Emphasis"/>
              <w:i w:val="0"/>
            </w:rPr>
            <w:delText>e</w:delText>
          </w:r>
        </w:del>
        <w:r>
          <w:rPr>
            <w:rStyle w:val="Emphasis"/>
            <w:i w:val="0"/>
          </w:rPr>
          <w:t xml:space="preserve"> penalty payment for delay in lease deed execution</w:t>
        </w:r>
      </w:ins>
      <w:ins w:id="1660" w:author="Gaurav Dutta" w:date="2016-03-03T21:25:00Z">
        <w:r w:rsidR="00D73102">
          <w:rPr>
            <w:rStyle w:val="Emphasis"/>
            <w:i w:val="0"/>
          </w:rPr>
          <w:t xml:space="preserve"> [</w:t>
        </w:r>
        <w:r w:rsidR="00D73102">
          <w:rPr>
            <w:iCs/>
          </w:rPr>
          <w:t xml:space="preserve">Refer </w:t>
        </w:r>
        <w:r w:rsidR="00D73102" w:rsidRPr="00156A7C">
          <w:rPr>
            <w:b/>
            <w:iCs/>
          </w:rPr>
          <w:t>section 2.2</w:t>
        </w:r>
        <w:r w:rsidR="00D73102">
          <w:rPr>
            <w:iCs/>
          </w:rPr>
          <w:t>]</w:t>
        </w:r>
      </w:ins>
    </w:p>
    <w:p w:rsidR="00F6014A" w:rsidRDefault="00F6014A">
      <w:pPr>
        <w:pStyle w:val="NoSpacing"/>
        <w:numPr>
          <w:ilvl w:val="0"/>
          <w:numId w:val="54"/>
        </w:numPr>
        <w:jc w:val="both"/>
        <w:rPr>
          <w:ins w:id="1661" w:author="Dhananjay Kumar" w:date="2016-03-03T08:27:00Z"/>
          <w:rStyle w:val="Emphasis"/>
          <w:i w:val="0"/>
        </w:rPr>
        <w:pPrChange w:id="1662" w:author="Dhananjay Kumar" w:date="2016-03-03T08:26:00Z">
          <w:pPr>
            <w:pStyle w:val="NoSpacing"/>
            <w:numPr>
              <w:ilvl w:val="2"/>
              <w:numId w:val="3"/>
            </w:numPr>
            <w:ind w:left="1530" w:hanging="720"/>
            <w:jc w:val="both"/>
          </w:pPr>
        </w:pPrChange>
      </w:pPr>
      <w:ins w:id="1663" w:author="Dhananjay Kumar" w:date="2016-03-03T08:43:00Z">
        <w:r>
          <w:rPr>
            <w:rStyle w:val="Emphasis"/>
            <w:i w:val="0"/>
          </w:rPr>
          <w:t>Make a payment for different</w:t>
        </w:r>
      </w:ins>
      <w:ins w:id="1664" w:author="Dhananjay Kumar" w:date="2016-03-03T08:44:00Z">
        <w:r>
          <w:rPr>
            <w:rStyle w:val="Emphasis"/>
            <w:i w:val="0"/>
          </w:rPr>
          <w:t xml:space="preserve"> account</w:t>
        </w:r>
      </w:ins>
      <w:ins w:id="1665" w:author="Dhananjay Kumar" w:date="2016-03-03T08:43:00Z">
        <w:r>
          <w:rPr>
            <w:rStyle w:val="Emphasis"/>
            <w:i w:val="0"/>
          </w:rPr>
          <w:t xml:space="preserve"> heads</w:t>
        </w:r>
      </w:ins>
      <w:ins w:id="1666" w:author="Dhananjay Kumar" w:date="2016-03-03T08:44:00Z">
        <w:r>
          <w:rPr>
            <w:rStyle w:val="Emphasis"/>
            <w:i w:val="0"/>
          </w:rPr>
          <w:t>.</w:t>
        </w:r>
      </w:ins>
    </w:p>
    <w:p w:rsidR="00376CDD" w:rsidRDefault="00376CDD">
      <w:pPr>
        <w:pStyle w:val="NoSpacing"/>
        <w:numPr>
          <w:ilvl w:val="0"/>
          <w:numId w:val="54"/>
        </w:numPr>
        <w:jc w:val="both"/>
        <w:rPr>
          <w:ins w:id="1667" w:author="Dhananjay Kumar" w:date="2016-03-03T08:30:00Z"/>
          <w:rStyle w:val="Emphasis"/>
          <w:i w:val="0"/>
        </w:rPr>
        <w:pPrChange w:id="1668" w:author="Dhananjay Kumar" w:date="2016-03-03T08:26:00Z">
          <w:pPr>
            <w:pStyle w:val="NoSpacing"/>
            <w:numPr>
              <w:ilvl w:val="2"/>
              <w:numId w:val="3"/>
            </w:numPr>
            <w:ind w:left="1530" w:hanging="720"/>
            <w:jc w:val="both"/>
          </w:pPr>
        </w:pPrChange>
      </w:pPr>
      <w:ins w:id="1669" w:author="Dhananjay Kumar" w:date="2016-03-03T08:30:00Z">
        <w:r>
          <w:rPr>
            <w:rStyle w:val="Emphasis"/>
            <w:i w:val="0"/>
          </w:rPr>
          <w:t>Manage the terms and condition for lease deed execution</w:t>
        </w:r>
      </w:ins>
    </w:p>
    <w:p w:rsidR="00376CDD" w:rsidRDefault="00376CDD">
      <w:pPr>
        <w:pStyle w:val="NoSpacing"/>
        <w:numPr>
          <w:ilvl w:val="0"/>
          <w:numId w:val="54"/>
        </w:numPr>
        <w:jc w:val="both"/>
        <w:rPr>
          <w:ins w:id="1670" w:author="Dhananjay Kumar" w:date="2016-03-03T08:32:00Z"/>
          <w:iCs/>
        </w:rPr>
        <w:pPrChange w:id="1671" w:author="Dhananjay Kumar" w:date="2016-03-03T08:26:00Z">
          <w:pPr>
            <w:pStyle w:val="NoSpacing"/>
            <w:numPr>
              <w:ilvl w:val="2"/>
              <w:numId w:val="3"/>
            </w:numPr>
            <w:ind w:left="1530" w:hanging="720"/>
            <w:jc w:val="both"/>
          </w:pPr>
        </w:pPrChange>
      </w:pPr>
      <w:ins w:id="1672" w:author="Dhananjay Kumar" w:date="2016-03-03T08:33:00Z">
        <w:r>
          <w:rPr>
            <w:iCs/>
          </w:rPr>
          <w:t>Auto generation of list of documents or remaining documents expected from customer.</w:t>
        </w:r>
      </w:ins>
    </w:p>
    <w:p w:rsidR="00376CDD" w:rsidRDefault="00376CDD">
      <w:pPr>
        <w:pStyle w:val="NoSpacing"/>
        <w:numPr>
          <w:ilvl w:val="0"/>
          <w:numId w:val="54"/>
        </w:numPr>
        <w:jc w:val="both"/>
        <w:rPr>
          <w:ins w:id="1673" w:author="Dhananjay Kumar" w:date="2016-03-03T08:33:00Z"/>
          <w:iCs/>
        </w:rPr>
        <w:pPrChange w:id="1674" w:author="Dhananjay Kumar" w:date="2016-03-03T08:26:00Z">
          <w:pPr>
            <w:pStyle w:val="NoSpacing"/>
            <w:numPr>
              <w:ilvl w:val="2"/>
              <w:numId w:val="3"/>
            </w:numPr>
            <w:ind w:left="1530" w:hanging="720"/>
            <w:jc w:val="both"/>
          </w:pPr>
        </w:pPrChange>
      </w:pPr>
      <w:ins w:id="1675" w:author="Dhananjay Kumar" w:date="2016-03-03T08:31:00Z">
        <w:r>
          <w:rPr>
            <w:iCs/>
          </w:rPr>
          <w:t>Auto generation</w:t>
        </w:r>
      </w:ins>
      <w:ins w:id="1676" w:author="Dhananjay Kumar" w:date="2016-03-03T08:32:00Z">
        <w:r>
          <w:rPr>
            <w:iCs/>
          </w:rPr>
          <w:t xml:space="preserve"> of</w:t>
        </w:r>
      </w:ins>
      <w:ins w:id="1677" w:author="Dhananjay Kumar" w:date="2016-03-03T08:31:00Z">
        <w:r>
          <w:rPr>
            <w:iCs/>
          </w:rPr>
          <w:t xml:space="preserve"> letter for lease deed execution</w:t>
        </w:r>
      </w:ins>
      <w:ins w:id="1678" w:author="Dhananjay Kumar" w:date="2016-03-03T08:32:00Z">
        <w:r>
          <w:rPr>
            <w:iCs/>
          </w:rPr>
          <w:t>.</w:t>
        </w:r>
      </w:ins>
    </w:p>
    <w:p w:rsidR="00376CDD" w:rsidRDefault="00F6014A">
      <w:pPr>
        <w:pStyle w:val="NoSpacing"/>
        <w:numPr>
          <w:ilvl w:val="0"/>
          <w:numId w:val="54"/>
        </w:numPr>
        <w:jc w:val="both"/>
        <w:rPr>
          <w:ins w:id="1679" w:author="Dhananjay Kumar" w:date="2016-03-03T08:32:00Z"/>
          <w:iCs/>
        </w:rPr>
        <w:pPrChange w:id="1680" w:author="Dhananjay Kumar" w:date="2016-03-03T08:26:00Z">
          <w:pPr>
            <w:pStyle w:val="NoSpacing"/>
            <w:numPr>
              <w:ilvl w:val="2"/>
              <w:numId w:val="3"/>
            </w:numPr>
            <w:ind w:left="1530" w:hanging="720"/>
            <w:jc w:val="both"/>
          </w:pPr>
        </w:pPrChange>
      </w:pPr>
      <w:ins w:id="1681" w:author="Dhananjay Kumar" w:date="2016-03-03T08:34:00Z">
        <w:r>
          <w:rPr>
            <w:iCs/>
          </w:rPr>
          <w:t>Process Cancellation request and generate a cancellation letter.</w:t>
        </w:r>
      </w:ins>
    </w:p>
    <w:p w:rsidR="00376CDD" w:rsidRDefault="00F6014A">
      <w:pPr>
        <w:pStyle w:val="NoSpacing"/>
        <w:numPr>
          <w:ilvl w:val="0"/>
          <w:numId w:val="54"/>
        </w:numPr>
        <w:jc w:val="both"/>
        <w:rPr>
          <w:ins w:id="1682" w:author="Dhananjay Kumar" w:date="2016-03-03T08:35:00Z"/>
          <w:iCs/>
        </w:rPr>
        <w:pPrChange w:id="1683" w:author="Dhananjay Kumar" w:date="2016-03-03T08:26:00Z">
          <w:pPr>
            <w:pStyle w:val="NoSpacing"/>
            <w:numPr>
              <w:ilvl w:val="2"/>
              <w:numId w:val="3"/>
            </w:numPr>
            <w:ind w:left="1530" w:hanging="720"/>
            <w:jc w:val="both"/>
          </w:pPr>
        </w:pPrChange>
      </w:pPr>
      <w:ins w:id="1684" w:author="Dhananjay Kumar" w:date="2016-03-03T08:35:00Z">
        <w:r>
          <w:rPr>
            <w:iCs/>
          </w:rPr>
          <w:t>Add lease deed details to property</w:t>
        </w:r>
      </w:ins>
    </w:p>
    <w:p w:rsidR="00F6014A" w:rsidRDefault="00F6014A">
      <w:pPr>
        <w:pStyle w:val="NoSpacing"/>
        <w:numPr>
          <w:ilvl w:val="0"/>
          <w:numId w:val="54"/>
        </w:numPr>
        <w:jc w:val="both"/>
        <w:rPr>
          <w:ins w:id="1685" w:author="Dhananjay Kumar" w:date="2016-03-03T08:41:00Z"/>
          <w:iCs/>
        </w:rPr>
        <w:pPrChange w:id="1686" w:author="Dhananjay Kumar" w:date="2016-03-03T08:26:00Z">
          <w:pPr>
            <w:pStyle w:val="NoSpacing"/>
            <w:numPr>
              <w:ilvl w:val="2"/>
              <w:numId w:val="3"/>
            </w:numPr>
            <w:ind w:left="1530" w:hanging="720"/>
            <w:jc w:val="both"/>
          </w:pPr>
        </w:pPrChange>
      </w:pPr>
      <w:ins w:id="1687" w:author="Dhananjay Kumar" w:date="2016-03-03T08:36:00Z">
        <w:r>
          <w:rPr>
            <w:iCs/>
          </w:rPr>
          <w:t>List the properties which require lease deed execution based on filter criteria like scheme, sector etc</w:t>
        </w:r>
      </w:ins>
      <w:ins w:id="1688" w:author="Dhananjay Kumar" w:date="2016-03-03T08:37:00Z">
        <w:r>
          <w:rPr>
            <w:iCs/>
          </w:rPr>
          <w:t>.</w:t>
        </w:r>
      </w:ins>
    </w:p>
    <w:p w:rsidR="00F6014A" w:rsidRDefault="00F6014A">
      <w:pPr>
        <w:pStyle w:val="NoSpacing"/>
        <w:numPr>
          <w:ilvl w:val="0"/>
          <w:numId w:val="54"/>
        </w:numPr>
        <w:jc w:val="both"/>
        <w:rPr>
          <w:ins w:id="1689" w:author="Dhananjay Kumar" w:date="2016-03-03T08:45:00Z"/>
          <w:iCs/>
        </w:rPr>
        <w:pPrChange w:id="1690" w:author="Dhananjay Kumar" w:date="2016-03-03T08:42:00Z">
          <w:pPr>
            <w:pStyle w:val="NoSpacing"/>
            <w:numPr>
              <w:ilvl w:val="2"/>
              <w:numId w:val="3"/>
            </w:numPr>
            <w:ind w:left="1530" w:hanging="720"/>
            <w:jc w:val="both"/>
          </w:pPr>
        </w:pPrChange>
      </w:pPr>
      <w:ins w:id="1691" w:author="Dhananjay Kumar" w:date="2016-03-03T08:41:00Z">
        <w:r>
          <w:rPr>
            <w:iCs/>
          </w:rPr>
          <w:t>Calculat</w:t>
        </w:r>
      </w:ins>
      <w:ins w:id="1692" w:author="Gaurav Dutta" w:date="2016-03-03T21:23:00Z">
        <w:r w:rsidR="00D73102">
          <w:rPr>
            <w:iCs/>
          </w:rPr>
          <w:t xml:space="preserve">ion of </w:t>
        </w:r>
      </w:ins>
      <w:ins w:id="1693" w:author="Dhananjay Kumar" w:date="2016-03-03T08:41:00Z">
        <w:del w:id="1694" w:author="Gaurav Dutta" w:date="2016-03-03T21:23:00Z">
          <w:r w:rsidDel="00D73102">
            <w:rPr>
              <w:iCs/>
            </w:rPr>
            <w:delText xml:space="preserve">e </w:delText>
          </w:r>
        </w:del>
        <w:r>
          <w:rPr>
            <w:iCs/>
          </w:rPr>
          <w:t>one time lease rent</w:t>
        </w:r>
      </w:ins>
      <w:ins w:id="1695" w:author="Dhananjay Kumar" w:date="2016-03-03T08:45:00Z">
        <w:r w:rsidR="00442352">
          <w:rPr>
            <w:iCs/>
          </w:rPr>
          <w:t>.</w:t>
        </w:r>
      </w:ins>
      <w:ins w:id="1696" w:author="Gaurav Dutta" w:date="2016-03-03T21:25:00Z">
        <w:r w:rsidR="00D73102" w:rsidRPr="00D73102">
          <w:rPr>
            <w:iCs/>
          </w:rPr>
          <w:t xml:space="preserve"> </w:t>
        </w:r>
        <w:r w:rsidR="00D73102">
          <w:rPr>
            <w:iCs/>
          </w:rPr>
          <w:t xml:space="preserve">[Refer </w:t>
        </w:r>
        <w:r w:rsidR="00D73102" w:rsidRPr="00156A7C">
          <w:rPr>
            <w:b/>
            <w:iCs/>
          </w:rPr>
          <w:t>section 2.2</w:t>
        </w:r>
        <w:r w:rsidR="00D73102">
          <w:rPr>
            <w:iCs/>
          </w:rPr>
          <w:t>]</w:t>
        </w:r>
      </w:ins>
    </w:p>
    <w:p w:rsidR="00681266" w:rsidRPr="00681266" w:rsidRDefault="00442352">
      <w:pPr>
        <w:pStyle w:val="NoSpacing"/>
        <w:numPr>
          <w:ilvl w:val="0"/>
          <w:numId w:val="54"/>
        </w:numPr>
        <w:jc w:val="both"/>
        <w:rPr>
          <w:ins w:id="1697" w:author="Dhananjay Kumar" w:date="2016-03-03T08:37:00Z"/>
          <w:iCs/>
        </w:rPr>
        <w:pPrChange w:id="1698" w:author="Dhananjay Kumar" w:date="2016-03-03T08:54:00Z">
          <w:pPr>
            <w:pStyle w:val="NoSpacing"/>
            <w:numPr>
              <w:ilvl w:val="2"/>
              <w:numId w:val="3"/>
            </w:numPr>
            <w:ind w:left="1530" w:hanging="720"/>
            <w:jc w:val="both"/>
          </w:pPr>
        </w:pPrChange>
      </w:pPr>
      <w:ins w:id="1699" w:author="Dhananjay Kumar" w:date="2016-03-03T08:45:00Z">
        <w:r>
          <w:rPr>
            <w:iCs/>
          </w:rPr>
          <w:t>Calculat</w:t>
        </w:r>
      </w:ins>
      <w:ins w:id="1700" w:author="Gaurav Dutta" w:date="2016-03-03T21:23:00Z">
        <w:r w:rsidR="00D73102">
          <w:rPr>
            <w:iCs/>
          </w:rPr>
          <w:t>ion of</w:t>
        </w:r>
      </w:ins>
      <w:ins w:id="1701" w:author="Dhananjay Kumar" w:date="2016-03-03T08:45:00Z">
        <w:del w:id="1702" w:author="Gaurav Dutta" w:date="2016-03-03T21:23:00Z">
          <w:r w:rsidDel="00D73102">
            <w:rPr>
              <w:iCs/>
            </w:rPr>
            <w:delText>e</w:delText>
          </w:r>
        </w:del>
        <w:r>
          <w:rPr>
            <w:iCs/>
          </w:rPr>
          <w:t xml:space="preserve"> annual lease rent at beginning of year and create a due payment.[Refer </w:t>
        </w:r>
      </w:ins>
      <w:ins w:id="1703" w:author="Dhananjay Kumar" w:date="2016-03-03T08:47:00Z">
        <w:r w:rsidRPr="00442352">
          <w:rPr>
            <w:b/>
            <w:iCs/>
            <w:rPrChange w:id="1704" w:author="Dhananjay Kumar" w:date="2016-03-03T08:48:00Z">
              <w:rPr>
                <w:iCs/>
              </w:rPr>
            </w:rPrChange>
          </w:rPr>
          <w:t>section 2.2</w:t>
        </w:r>
      </w:ins>
      <w:ins w:id="1705" w:author="Dhananjay Kumar" w:date="2016-03-03T08:45:00Z">
        <w:del w:id="1706" w:author="Gaurav Dutta" w:date="2016-03-03T21:25:00Z">
          <w:r w:rsidDel="00D73102">
            <w:rPr>
              <w:iCs/>
            </w:rPr>
            <w:delText xml:space="preserve"> for calculation </w:delText>
          </w:r>
        </w:del>
      </w:ins>
      <w:ins w:id="1707" w:author="Dhananjay Kumar" w:date="2016-03-03T08:46:00Z">
        <w:del w:id="1708" w:author="Gaurav Dutta" w:date="2016-03-03T21:25:00Z">
          <w:r w:rsidDel="00D73102">
            <w:rPr>
              <w:iCs/>
            </w:rPr>
            <w:delText>formula</w:delText>
          </w:r>
        </w:del>
      </w:ins>
      <w:ins w:id="1709" w:author="Dhananjay Kumar" w:date="2016-03-03T08:45:00Z">
        <w:r>
          <w:rPr>
            <w:iCs/>
          </w:rPr>
          <w:t>]</w:t>
        </w:r>
      </w:ins>
      <w:ins w:id="1710" w:author="Dhananjay Kumar" w:date="2016-03-03T08:53:00Z">
        <w:del w:id="1711" w:author="Gaurav Dutta" w:date="2016-03-03T21:25:00Z">
          <w:r w:rsidR="00681266" w:rsidDel="00D73102">
            <w:rPr>
              <w:iCs/>
            </w:rPr>
            <w:delText>.</w:delText>
          </w:r>
        </w:del>
      </w:ins>
    </w:p>
    <w:p w:rsidR="00A161B1" w:rsidRPr="00F6014A" w:rsidDel="00F6014A" w:rsidRDefault="00A161B1">
      <w:pPr>
        <w:pStyle w:val="NoSpacing"/>
        <w:ind w:left="360"/>
        <w:jc w:val="both"/>
        <w:rPr>
          <w:ins w:id="1712" w:author="Gaurav Dutta" w:date="2016-03-02T18:11:00Z"/>
          <w:del w:id="1713" w:author="Dhananjay Kumar" w:date="2016-03-03T08:40:00Z"/>
          <w:rStyle w:val="Emphasis"/>
          <w:i w:val="0"/>
        </w:rPr>
        <w:pPrChange w:id="1714" w:author="Dhananjay Kumar" w:date="2016-03-03T08:40:00Z">
          <w:pPr>
            <w:pStyle w:val="NoSpacing"/>
            <w:numPr>
              <w:ilvl w:val="2"/>
              <w:numId w:val="14"/>
            </w:numPr>
            <w:ind w:left="1620" w:hanging="720"/>
            <w:jc w:val="both"/>
          </w:pPr>
        </w:pPrChange>
      </w:pPr>
      <w:bookmarkStart w:id="1715" w:name="_Toc444803820"/>
      <w:bookmarkEnd w:id="1715"/>
    </w:p>
    <w:p w:rsidR="00EB57C1" w:rsidRPr="00A161B1" w:rsidDel="00A161B1" w:rsidRDefault="00EB57C1">
      <w:pPr>
        <w:pStyle w:val="NoSpacing"/>
        <w:numPr>
          <w:ilvl w:val="2"/>
          <w:numId w:val="14"/>
        </w:numPr>
        <w:jc w:val="both"/>
        <w:rPr>
          <w:del w:id="1716" w:author="Gaurav Dutta" w:date="2016-03-02T18:11:00Z"/>
          <w:rStyle w:val="Emphasis"/>
          <w:i w:val="0"/>
        </w:rPr>
        <w:pPrChange w:id="1717" w:author="Gaurav Dutta" w:date="2016-03-02T18:11:00Z">
          <w:pPr>
            <w:pStyle w:val="NoSpacing"/>
            <w:ind w:left="1620"/>
            <w:jc w:val="both"/>
          </w:pPr>
        </w:pPrChange>
      </w:pPr>
      <w:bookmarkStart w:id="1718" w:name="_Toc444803821"/>
      <w:bookmarkEnd w:id="1718"/>
    </w:p>
    <w:p w:rsidR="008178F9" w:rsidDel="00A161B1" w:rsidRDefault="00460575">
      <w:pPr>
        <w:pStyle w:val="Heading3"/>
        <w:rPr>
          <w:del w:id="1719" w:author="Gaurav Dutta" w:date="2016-03-02T18:11:00Z"/>
          <w:b/>
          <w:sz w:val="22"/>
          <w:szCs w:val="22"/>
        </w:rPr>
        <w:pPrChange w:id="1720" w:author="Gaurav Dutta" w:date="2016-03-02T18:11:00Z">
          <w:pPr>
            <w:pStyle w:val="Heading3"/>
            <w:numPr>
              <w:ilvl w:val="1"/>
              <w:numId w:val="3"/>
            </w:numPr>
            <w:ind w:left="720" w:hanging="360"/>
          </w:pPr>
        </w:pPrChange>
      </w:pPr>
      <w:bookmarkStart w:id="1721" w:name="_Toc443223862"/>
      <w:del w:id="1722" w:author="Gaurav Dutta" w:date="2016-03-02T18:11:00Z">
        <w:r w:rsidRPr="009642B1" w:rsidDel="00A161B1">
          <w:rPr>
            <w:b/>
            <w:sz w:val="22"/>
            <w:szCs w:val="22"/>
          </w:rPr>
          <w:delText>Failure to pay allotment money</w:delText>
        </w:r>
        <w:bookmarkStart w:id="1723" w:name="_Toc444803822"/>
        <w:bookmarkEnd w:id="1721"/>
        <w:bookmarkEnd w:id="1723"/>
      </w:del>
    </w:p>
    <w:p w:rsidR="008178F9" w:rsidRPr="00A161B1" w:rsidDel="00376CDD" w:rsidRDefault="008178F9">
      <w:pPr>
        <w:pStyle w:val="NoSpacing"/>
        <w:numPr>
          <w:ilvl w:val="2"/>
          <w:numId w:val="14"/>
        </w:numPr>
        <w:jc w:val="both"/>
        <w:rPr>
          <w:del w:id="1724" w:author="Dhananjay Kumar" w:date="2016-03-03T08:25:00Z"/>
          <w:rStyle w:val="Emphasis"/>
          <w:i w:val="0"/>
          <w:rPrChange w:id="1725" w:author="Gaurav Dutta" w:date="2016-03-02T18:12:00Z">
            <w:rPr>
              <w:del w:id="1726" w:author="Dhananjay Kumar" w:date="2016-03-03T08:25:00Z"/>
              <w:rStyle w:val="Emphasis"/>
              <w:b/>
              <w:i w:val="0"/>
            </w:rPr>
          </w:rPrChange>
        </w:rPr>
        <w:pPrChange w:id="1727" w:author="Gaurav Dutta" w:date="2016-03-02T18:12:00Z">
          <w:pPr>
            <w:pStyle w:val="NoSpacing"/>
            <w:numPr>
              <w:ilvl w:val="3"/>
              <w:numId w:val="3"/>
            </w:numPr>
            <w:ind w:left="2250" w:hanging="720"/>
            <w:jc w:val="both"/>
          </w:pPr>
        </w:pPrChange>
      </w:pPr>
      <w:del w:id="1728" w:author="Dhananjay Kumar" w:date="2016-03-03T08:25:00Z">
        <w:r w:rsidDel="00376CDD">
          <w:rPr>
            <w:rStyle w:val="Emphasis"/>
            <w:i w:val="0"/>
          </w:rPr>
          <w:delText xml:space="preserve">If the </w:delText>
        </w:r>
        <w:r w:rsidRPr="008178F9" w:rsidDel="00376CDD">
          <w:rPr>
            <w:rStyle w:val="Emphasis"/>
            <w:i w:val="0"/>
          </w:rPr>
          <w:delText>allotment</w:delText>
        </w:r>
        <w:r w:rsidR="00547B7A" w:rsidDel="00376CDD">
          <w:rPr>
            <w:rStyle w:val="Emphasis"/>
            <w:i w:val="0"/>
          </w:rPr>
          <w:delText xml:space="preserve"> money is not submitted within the defined time-frame </w:delText>
        </w:r>
        <w:r w:rsidRPr="008178F9" w:rsidDel="00376CDD">
          <w:rPr>
            <w:rStyle w:val="Emphasis"/>
            <w:i w:val="0"/>
          </w:rPr>
          <w:delText>to authority then it may lead to below scenarios:</w:delText>
        </w:r>
        <w:bookmarkStart w:id="1729" w:name="_Toc444803823"/>
        <w:bookmarkEnd w:id="1729"/>
      </w:del>
    </w:p>
    <w:p w:rsidR="00A161B1" w:rsidDel="00376CDD" w:rsidRDefault="00A161B1">
      <w:pPr>
        <w:pStyle w:val="NoSpacing"/>
        <w:numPr>
          <w:ilvl w:val="2"/>
          <w:numId w:val="14"/>
        </w:numPr>
        <w:jc w:val="both"/>
        <w:rPr>
          <w:ins w:id="1730" w:author="Gaurav Dutta" w:date="2016-03-02T18:12:00Z"/>
          <w:del w:id="1731" w:author="Dhananjay Kumar" w:date="2016-03-03T08:25:00Z"/>
          <w:rStyle w:val="Emphasis"/>
          <w:i w:val="0"/>
        </w:rPr>
        <w:pPrChange w:id="1732" w:author="Gaurav Dutta" w:date="2016-03-02T18:11:00Z">
          <w:pPr>
            <w:pStyle w:val="NoSpacing"/>
            <w:numPr>
              <w:ilvl w:val="2"/>
              <w:numId w:val="3"/>
            </w:numPr>
            <w:ind w:left="1530" w:hanging="720"/>
            <w:jc w:val="both"/>
          </w:pPr>
        </w:pPrChange>
      </w:pPr>
      <w:bookmarkStart w:id="1733" w:name="_Toc444803824"/>
      <w:bookmarkEnd w:id="1733"/>
    </w:p>
    <w:p w:rsidR="008178F9" w:rsidRPr="00A161B1" w:rsidDel="00376CDD" w:rsidRDefault="008E01BC">
      <w:pPr>
        <w:pStyle w:val="NoSpacing"/>
        <w:numPr>
          <w:ilvl w:val="3"/>
          <w:numId w:val="14"/>
        </w:numPr>
        <w:jc w:val="both"/>
        <w:rPr>
          <w:del w:id="1734" w:author="Dhananjay Kumar" w:date="2016-03-03T08:25:00Z"/>
          <w:rStyle w:val="Emphasis"/>
          <w:i w:val="0"/>
          <w:rPrChange w:id="1735" w:author="Gaurav Dutta" w:date="2016-03-02T18:12:00Z">
            <w:rPr>
              <w:del w:id="1736" w:author="Dhananjay Kumar" w:date="2016-03-03T08:25:00Z"/>
              <w:rStyle w:val="Emphasis"/>
              <w:b/>
              <w:i w:val="0"/>
            </w:rPr>
          </w:rPrChange>
        </w:rPr>
        <w:pPrChange w:id="1737" w:author="Gaurav Dutta" w:date="2016-03-02T18:12:00Z">
          <w:pPr>
            <w:pStyle w:val="NoSpacing"/>
            <w:numPr>
              <w:ilvl w:val="3"/>
              <w:numId w:val="3"/>
            </w:numPr>
            <w:ind w:left="2250" w:hanging="720"/>
            <w:jc w:val="both"/>
          </w:pPr>
        </w:pPrChange>
      </w:pPr>
      <w:del w:id="1738" w:author="Dhananjay Kumar" w:date="2016-03-03T08:25:00Z">
        <w:r w:rsidRPr="00A161B1" w:rsidDel="00376CDD">
          <w:rPr>
            <w:rStyle w:val="Emphasis"/>
            <w:b/>
            <w:i w:val="0"/>
          </w:rPr>
          <w:delText>Case of Extension</w:delText>
        </w:r>
        <w:r w:rsidRPr="00A161B1" w:rsidDel="00376CDD">
          <w:rPr>
            <w:rStyle w:val="Emphasis"/>
            <w:i w:val="0"/>
          </w:rPr>
          <w:delText xml:space="preserve">: If the </w:delText>
        </w:r>
        <w:r w:rsidR="008D6E15" w:rsidRPr="00A161B1" w:rsidDel="00376CDD">
          <w:rPr>
            <w:rStyle w:val="Emphasis"/>
            <w:i w:val="0"/>
          </w:rPr>
          <w:delText xml:space="preserve">allottee </w:delText>
        </w:r>
        <w:r w:rsidRPr="00A161B1" w:rsidDel="00376CDD">
          <w:rPr>
            <w:rStyle w:val="Emphasis"/>
            <w:i w:val="0"/>
          </w:rPr>
          <w:delText>is unable to submit the allotmen</w:delText>
        </w:r>
        <w:r w:rsidR="00231AF2" w:rsidRPr="00A161B1" w:rsidDel="00376CDD">
          <w:rPr>
            <w:rStyle w:val="Emphasis"/>
            <w:i w:val="0"/>
          </w:rPr>
          <w:delText xml:space="preserve">t money within </w:delText>
        </w:r>
        <w:r w:rsidR="00547B7A" w:rsidRPr="00A161B1" w:rsidDel="00376CDD">
          <w:rPr>
            <w:rStyle w:val="Emphasis"/>
            <w:i w:val="0"/>
          </w:rPr>
          <w:delText xml:space="preserve">the defined time-frame </w:delText>
        </w:r>
        <w:r w:rsidR="00B26FA8" w:rsidRPr="00A161B1" w:rsidDel="00376CDD">
          <w:rPr>
            <w:rStyle w:val="Emphasis"/>
            <w:i w:val="0"/>
          </w:rPr>
          <w:delText>after allotment letter is issued</w:delText>
        </w:r>
        <w:r w:rsidRPr="00A161B1" w:rsidDel="00376CDD">
          <w:rPr>
            <w:rStyle w:val="Emphasis"/>
            <w:i w:val="0"/>
          </w:rPr>
          <w:delText>, then he/she</w:delText>
        </w:r>
        <w:r w:rsidR="00231AF2" w:rsidRPr="00A161B1" w:rsidDel="00376CDD">
          <w:rPr>
            <w:rStyle w:val="Emphasis"/>
            <w:i w:val="0"/>
          </w:rPr>
          <w:delText xml:space="preserve"> </w:delText>
        </w:r>
        <w:r w:rsidR="007A5CF6" w:rsidRPr="00A161B1" w:rsidDel="00376CDD">
          <w:rPr>
            <w:rStyle w:val="Emphasis"/>
            <w:i w:val="0"/>
          </w:rPr>
          <w:delText xml:space="preserve">is </w:delText>
        </w:r>
        <w:r w:rsidR="00231AF2" w:rsidRPr="00A161B1" w:rsidDel="00376CDD">
          <w:rPr>
            <w:rStyle w:val="Emphasis"/>
            <w:i w:val="0"/>
          </w:rPr>
          <w:delText>liable to pay the penalty</w:delText>
        </w:r>
        <w:r w:rsidRPr="00A161B1" w:rsidDel="00376CDD">
          <w:rPr>
            <w:rStyle w:val="Emphasis"/>
            <w:i w:val="0"/>
          </w:rPr>
          <w:delText xml:space="preserve"> charges</w:delText>
        </w:r>
        <w:r w:rsidR="00231AF2" w:rsidRPr="00A161B1" w:rsidDel="00376CDD">
          <w:rPr>
            <w:rStyle w:val="Emphasis"/>
            <w:i w:val="0"/>
          </w:rPr>
          <w:delText xml:space="preserve"> for extensio</w:delText>
        </w:r>
        <w:r w:rsidR="008178F9" w:rsidRPr="00A161B1" w:rsidDel="00376CDD">
          <w:rPr>
            <w:rStyle w:val="Emphasis"/>
            <w:i w:val="0"/>
          </w:rPr>
          <w:delText>n.</w:delText>
        </w:r>
        <w:bookmarkStart w:id="1739" w:name="_Toc444803825"/>
        <w:bookmarkEnd w:id="1739"/>
      </w:del>
    </w:p>
    <w:p w:rsidR="00A161B1" w:rsidRPr="00A161B1" w:rsidDel="00376CDD" w:rsidRDefault="00A161B1">
      <w:pPr>
        <w:pStyle w:val="NoSpacing"/>
        <w:numPr>
          <w:ilvl w:val="3"/>
          <w:numId w:val="14"/>
        </w:numPr>
        <w:jc w:val="both"/>
        <w:rPr>
          <w:ins w:id="1740" w:author="Gaurav Dutta" w:date="2016-03-02T18:12:00Z"/>
          <w:del w:id="1741" w:author="Dhananjay Kumar" w:date="2016-03-03T08:25:00Z"/>
          <w:rStyle w:val="Emphasis"/>
          <w:i w:val="0"/>
        </w:rPr>
        <w:pPrChange w:id="1742" w:author="Gaurav Dutta" w:date="2016-03-02T18:12:00Z">
          <w:pPr>
            <w:pStyle w:val="NoSpacing"/>
            <w:numPr>
              <w:ilvl w:val="3"/>
              <w:numId w:val="3"/>
            </w:numPr>
            <w:ind w:left="2250" w:hanging="720"/>
            <w:jc w:val="both"/>
          </w:pPr>
        </w:pPrChange>
      </w:pPr>
      <w:bookmarkStart w:id="1743" w:name="_Toc444803826"/>
      <w:bookmarkEnd w:id="1743"/>
    </w:p>
    <w:p w:rsidR="008E01BC" w:rsidRPr="00A161B1" w:rsidDel="00376CDD" w:rsidRDefault="008E01BC">
      <w:pPr>
        <w:pStyle w:val="NoSpacing"/>
        <w:numPr>
          <w:ilvl w:val="3"/>
          <w:numId w:val="14"/>
        </w:numPr>
        <w:jc w:val="both"/>
        <w:rPr>
          <w:del w:id="1744" w:author="Dhananjay Kumar" w:date="2016-03-03T08:25:00Z"/>
          <w:rStyle w:val="Emphasis"/>
          <w:i w:val="0"/>
        </w:rPr>
        <w:pPrChange w:id="1745" w:author="Gaurav Dutta" w:date="2016-03-02T18:12:00Z">
          <w:pPr>
            <w:pStyle w:val="NoSpacing"/>
            <w:numPr>
              <w:ilvl w:val="3"/>
              <w:numId w:val="3"/>
            </w:numPr>
            <w:ind w:left="2250" w:hanging="720"/>
            <w:jc w:val="both"/>
          </w:pPr>
        </w:pPrChange>
      </w:pPr>
      <w:del w:id="1746" w:author="Dhananjay Kumar" w:date="2016-03-03T08:25:00Z">
        <w:r w:rsidRPr="00A161B1" w:rsidDel="00376CDD">
          <w:rPr>
            <w:rStyle w:val="Emphasis"/>
            <w:b/>
            <w:i w:val="0"/>
          </w:rPr>
          <w:delText>Case of Cancellation</w:delText>
        </w:r>
        <w:r w:rsidRPr="00A161B1" w:rsidDel="00376CDD">
          <w:rPr>
            <w:rStyle w:val="Emphasis"/>
            <w:i w:val="0"/>
          </w:rPr>
          <w:delText xml:space="preserve">: If the </w:delText>
        </w:r>
        <w:r w:rsidR="008D6E15" w:rsidRPr="00A161B1" w:rsidDel="00376CDD">
          <w:rPr>
            <w:rStyle w:val="Emphasis"/>
            <w:i w:val="0"/>
          </w:rPr>
          <w:delText>allottee</w:delText>
        </w:r>
        <w:r w:rsidRPr="00A161B1" w:rsidDel="00376CDD">
          <w:rPr>
            <w:rStyle w:val="Emphasis"/>
            <w:i w:val="0"/>
          </w:rPr>
          <w:delText xml:space="preserve"> is unable to </w:delText>
        </w:r>
        <w:r w:rsidR="00B26FA8" w:rsidRPr="00A161B1" w:rsidDel="00376CDD">
          <w:rPr>
            <w:rStyle w:val="Emphasis"/>
            <w:i w:val="0"/>
          </w:rPr>
          <w:delText xml:space="preserve">submit the allotment money </w:delText>
        </w:r>
        <w:r w:rsidR="00231AF2" w:rsidRPr="00A161B1" w:rsidDel="00376CDD">
          <w:rPr>
            <w:rStyle w:val="Emphasis"/>
            <w:i w:val="0"/>
          </w:rPr>
          <w:delText xml:space="preserve">within </w:delText>
        </w:r>
        <w:r w:rsidR="00547B7A" w:rsidRPr="00A161B1" w:rsidDel="00376CDD">
          <w:rPr>
            <w:rStyle w:val="Emphasis"/>
            <w:i w:val="0"/>
          </w:rPr>
          <w:delText>the defined time-frame</w:delText>
        </w:r>
        <w:r w:rsidR="007A5CF6" w:rsidRPr="00A161B1" w:rsidDel="00376CDD">
          <w:rPr>
            <w:rStyle w:val="Emphasis"/>
            <w:i w:val="0"/>
          </w:rPr>
          <w:delText xml:space="preserve"> </w:delText>
        </w:r>
        <w:r w:rsidR="00B26FA8" w:rsidRPr="00A161B1" w:rsidDel="00376CDD">
          <w:rPr>
            <w:rStyle w:val="Emphasis"/>
            <w:i w:val="0"/>
          </w:rPr>
          <w:delText>after allotment letter is issued</w:delText>
        </w:r>
        <w:r w:rsidRPr="00A161B1" w:rsidDel="00376CDD">
          <w:rPr>
            <w:rStyle w:val="Emphasis"/>
            <w:i w:val="0"/>
          </w:rPr>
          <w:delText xml:space="preserve">, then it may result </w:delText>
        </w:r>
        <w:r w:rsidR="007A5CF6" w:rsidRPr="00A161B1" w:rsidDel="00376CDD">
          <w:rPr>
            <w:rStyle w:val="Emphasis"/>
            <w:i w:val="0"/>
          </w:rPr>
          <w:delText>in</w:delText>
        </w:r>
        <w:r w:rsidR="00231AF2" w:rsidRPr="00A161B1" w:rsidDel="00376CDD">
          <w:rPr>
            <w:rStyle w:val="Emphasis"/>
            <w:i w:val="0"/>
          </w:rPr>
          <w:delText xml:space="preserve"> cancellation of allotment</w:delText>
        </w:r>
        <w:r w:rsidRPr="00A161B1" w:rsidDel="00376CDD">
          <w:rPr>
            <w:rStyle w:val="Emphasis"/>
            <w:i w:val="0"/>
          </w:rPr>
          <w:delText>.</w:delText>
        </w:r>
        <w:bookmarkStart w:id="1747" w:name="_Toc444803827"/>
        <w:bookmarkEnd w:id="1747"/>
      </w:del>
    </w:p>
    <w:p w:rsidR="001E239E" w:rsidRPr="001E239E" w:rsidDel="00F6014A" w:rsidRDefault="001E239E" w:rsidP="001E239E">
      <w:pPr>
        <w:rPr>
          <w:del w:id="1748" w:author="Dhananjay Kumar" w:date="2016-03-03T08:40:00Z"/>
        </w:rPr>
      </w:pPr>
      <w:bookmarkStart w:id="1749" w:name="_Toc444803828"/>
      <w:bookmarkEnd w:id="1749"/>
    </w:p>
    <w:p w:rsidR="00C658C3" w:rsidDel="00F6014A" w:rsidRDefault="00460575" w:rsidP="009B792B">
      <w:pPr>
        <w:pStyle w:val="Heading3"/>
        <w:numPr>
          <w:ilvl w:val="1"/>
          <w:numId w:val="3"/>
        </w:numPr>
        <w:rPr>
          <w:del w:id="1750" w:author="Dhananjay Kumar" w:date="2016-03-03T08:38:00Z"/>
          <w:b/>
          <w:sz w:val="22"/>
          <w:szCs w:val="22"/>
        </w:rPr>
      </w:pPr>
      <w:bookmarkStart w:id="1751" w:name="_Toc443223864"/>
      <w:del w:id="1752" w:author="Dhananjay Kumar" w:date="2016-03-03T08:38:00Z">
        <w:r w:rsidRPr="000B4121" w:rsidDel="00F6014A">
          <w:rPr>
            <w:b/>
            <w:sz w:val="22"/>
            <w:szCs w:val="22"/>
          </w:rPr>
          <w:delText>Issuance of</w:delText>
        </w:r>
      </w:del>
      <w:ins w:id="1753" w:author="Gaurav Dutta" w:date="2016-03-02T18:12:00Z">
        <w:del w:id="1754" w:author="Dhananjay Kumar" w:date="2016-03-03T08:38:00Z">
          <w:r w:rsidR="00A161B1" w:rsidDel="00F6014A">
            <w:rPr>
              <w:b/>
              <w:sz w:val="22"/>
              <w:szCs w:val="22"/>
            </w:rPr>
            <w:delText>Manage</w:delText>
          </w:r>
        </w:del>
      </w:ins>
      <w:del w:id="1755" w:author="Dhananjay Kumar" w:date="2016-03-03T08:38:00Z">
        <w:r w:rsidRPr="000B4121" w:rsidDel="00F6014A">
          <w:rPr>
            <w:b/>
            <w:sz w:val="22"/>
            <w:szCs w:val="22"/>
          </w:rPr>
          <w:delText xml:space="preserve"> Checklist</w:delText>
        </w:r>
        <w:bookmarkStart w:id="1756" w:name="_Toc444803829"/>
        <w:bookmarkEnd w:id="1751"/>
        <w:bookmarkEnd w:id="1756"/>
      </w:del>
    </w:p>
    <w:p w:rsidR="00F23034" w:rsidDel="00F6014A" w:rsidRDefault="00F23034" w:rsidP="009B792B">
      <w:pPr>
        <w:pStyle w:val="NoSpacing"/>
        <w:numPr>
          <w:ilvl w:val="2"/>
          <w:numId w:val="3"/>
        </w:numPr>
        <w:jc w:val="both"/>
        <w:rPr>
          <w:ins w:id="1757" w:author="Gaurav Dutta" w:date="2016-03-02T18:36:00Z"/>
          <w:del w:id="1758" w:author="Dhananjay Kumar" w:date="2016-03-03T08:38:00Z"/>
          <w:rStyle w:val="Emphasis"/>
          <w:i w:val="0"/>
        </w:rPr>
      </w:pPr>
      <w:del w:id="1759" w:author="Dhananjay Kumar" w:date="2016-03-03T08:38:00Z">
        <w:r w:rsidDel="00F6014A">
          <w:rPr>
            <w:rStyle w:val="Emphasis"/>
            <w:i w:val="0"/>
          </w:rPr>
          <w:delText xml:space="preserve">After </w:delText>
        </w:r>
        <w:r w:rsidRPr="00EB57C1" w:rsidDel="00F6014A">
          <w:rPr>
            <w:rStyle w:val="Emphasis"/>
            <w:i w:val="0"/>
          </w:rPr>
          <w:delText xml:space="preserve">allotment money has been received by the authority, the assistant would issue a checklist that has the list of important documents which are required to be verified for the lease deed. </w:delText>
        </w:r>
      </w:del>
      <w:ins w:id="1760" w:author="Gaurav Dutta" w:date="2016-03-02T18:36:00Z">
        <w:del w:id="1761" w:author="Dhananjay Kumar" w:date="2016-03-03T08:38:00Z">
          <w:r w:rsidR="000D1255" w:rsidDel="00F6014A">
            <w:rPr>
              <w:rStyle w:val="Emphasis"/>
              <w:i w:val="0"/>
            </w:rPr>
            <w:delText xml:space="preserve">Key </w:delText>
          </w:r>
        </w:del>
      </w:ins>
      <w:ins w:id="1762" w:author="Gaurav Dutta" w:date="2016-03-02T18:45:00Z">
        <w:del w:id="1763" w:author="Dhananjay Kumar" w:date="2016-03-03T08:38:00Z">
          <w:r w:rsidR="00E0194D" w:rsidDel="00F6014A">
            <w:rPr>
              <w:rStyle w:val="Emphasis"/>
              <w:i w:val="0"/>
            </w:rPr>
            <w:delText>functionalities of this process</w:delText>
          </w:r>
        </w:del>
      </w:ins>
      <w:ins w:id="1764" w:author="Gaurav Dutta" w:date="2016-03-02T18:36:00Z">
        <w:del w:id="1765" w:author="Dhananjay Kumar" w:date="2016-03-03T08:38:00Z">
          <w:r w:rsidR="000D1255" w:rsidDel="00F6014A">
            <w:rPr>
              <w:rStyle w:val="Emphasis"/>
              <w:i w:val="0"/>
            </w:rPr>
            <w:delText xml:space="preserve"> are as follows:</w:delText>
          </w:r>
          <w:bookmarkStart w:id="1766" w:name="_Toc444803830"/>
          <w:bookmarkEnd w:id="1766"/>
        </w:del>
      </w:ins>
    </w:p>
    <w:p w:rsidR="000D1255" w:rsidDel="00F6014A" w:rsidRDefault="000D1255">
      <w:pPr>
        <w:pStyle w:val="NoSpacing"/>
        <w:numPr>
          <w:ilvl w:val="3"/>
          <w:numId w:val="3"/>
        </w:numPr>
        <w:jc w:val="both"/>
        <w:rPr>
          <w:ins w:id="1767" w:author="Gaurav Dutta" w:date="2016-03-02T18:36:00Z"/>
          <w:del w:id="1768" w:author="Dhananjay Kumar" w:date="2016-03-03T08:38:00Z"/>
          <w:rStyle w:val="Emphasis"/>
          <w:i w:val="0"/>
        </w:rPr>
        <w:pPrChange w:id="1769" w:author="Gaurav Dutta" w:date="2016-03-02T18:36:00Z">
          <w:pPr>
            <w:pStyle w:val="NoSpacing"/>
            <w:numPr>
              <w:ilvl w:val="2"/>
              <w:numId w:val="3"/>
            </w:numPr>
            <w:ind w:left="1530" w:hanging="720"/>
            <w:jc w:val="both"/>
          </w:pPr>
        </w:pPrChange>
      </w:pPr>
      <w:ins w:id="1770" w:author="Gaurav Dutta" w:date="2016-03-02T18:36:00Z">
        <w:del w:id="1771" w:author="Dhananjay Kumar" w:date="2016-03-03T08:38:00Z">
          <w:r w:rsidDel="00F6014A">
            <w:rPr>
              <w:rStyle w:val="Emphasis"/>
              <w:i w:val="0"/>
            </w:rPr>
            <w:delText>System would generate the checklist</w:delText>
          </w:r>
          <w:bookmarkStart w:id="1772" w:name="_Toc444803831"/>
          <w:bookmarkEnd w:id="1772"/>
        </w:del>
      </w:ins>
    </w:p>
    <w:p w:rsidR="000D1255" w:rsidDel="00F6014A" w:rsidRDefault="000D1255">
      <w:pPr>
        <w:pStyle w:val="NoSpacing"/>
        <w:numPr>
          <w:ilvl w:val="3"/>
          <w:numId w:val="3"/>
        </w:numPr>
        <w:jc w:val="both"/>
        <w:rPr>
          <w:del w:id="1773" w:author="Dhananjay Kumar" w:date="2016-03-03T08:38:00Z"/>
          <w:rStyle w:val="Emphasis"/>
          <w:i w:val="0"/>
        </w:rPr>
        <w:pPrChange w:id="1774" w:author="Gaurav Dutta" w:date="2016-03-02T18:36:00Z">
          <w:pPr>
            <w:pStyle w:val="NoSpacing"/>
            <w:numPr>
              <w:ilvl w:val="2"/>
              <w:numId w:val="3"/>
            </w:numPr>
            <w:ind w:left="1530" w:hanging="720"/>
            <w:jc w:val="both"/>
          </w:pPr>
        </w:pPrChange>
      </w:pPr>
      <w:ins w:id="1775" w:author="Gaurav Dutta" w:date="2016-03-02T18:37:00Z">
        <w:del w:id="1776" w:author="Dhananjay Kumar" w:date="2016-03-03T08:38:00Z">
          <w:r w:rsidDel="00F6014A">
            <w:rPr>
              <w:rStyle w:val="Emphasis"/>
              <w:i w:val="0"/>
            </w:rPr>
            <w:delText>Once the checklist if issued, email/sms notification will be send to the allottee.</w:delText>
          </w:r>
        </w:del>
      </w:ins>
      <w:bookmarkStart w:id="1777" w:name="_Toc444803832"/>
      <w:bookmarkEnd w:id="1777"/>
    </w:p>
    <w:p w:rsidR="001E239E" w:rsidRPr="001E239E" w:rsidDel="00F6014A" w:rsidRDefault="001E239E" w:rsidP="001E239E">
      <w:pPr>
        <w:rPr>
          <w:del w:id="1778" w:author="Dhananjay Kumar" w:date="2016-03-03T08:40:00Z"/>
        </w:rPr>
      </w:pPr>
      <w:bookmarkStart w:id="1779" w:name="_Toc444803833"/>
      <w:bookmarkEnd w:id="1779"/>
    </w:p>
    <w:p w:rsidR="007548CF" w:rsidDel="00F6014A" w:rsidRDefault="00460575" w:rsidP="009B792B">
      <w:pPr>
        <w:pStyle w:val="Heading3"/>
        <w:numPr>
          <w:ilvl w:val="1"/>
          <w:numId w:val="3"/>
        </w:numPr>
        <w:rPr>
          <w:del w:id="1780" w:author="Dhananjay Kumar" w:date="2016-03-03T08:40:00Z"/>
          <w:b/>
          <w:sz w:val="22"/>
          <w:szCs w:val="22"/>
        </w:rPr>
      </w:pPr>
      <w:bookmarkStart w:id="1781" w:name="_Toc443223865"/>
      <w:del w:id="1782" w:author="Dhananjay Kumar" w:date="2016-03-03T08:40:00Z">
        <w:r w:rsidRPr="0040704B" w:rsidDel="00F6014A">
          <w:rPr>
            <w:b/>
            <w:sz w:val="22"/>
            <w:szCs w:val="22"/>
          </w:rPr>
          <w:delText>Time period for</w:delText>
        </w:r>
      </w:del>
      <w:ins w:id="1783" w:author="Gaurav Dutta" w:date="2016-03-02T18:12:00Z">
        <w:del w:id="1784" w:author="Dhananjay Kumar" w:date="2016-03-03T08:40:00Z">
          <w:r w:rsidR="00A161B1" w:rsidDel="00F6014A">
            <w:rPr>
              <w:b/>
              <w:sz w:val="22"/>
              <w:szCs w:val="22"/>
            </w:rPr>
            <w:delText>Manage</w:delText>
          </w:r>
        </w:del>
      </w:ins>
      <w:del w:id="1785" w:author="Dhananjay Kumar" w:date="2016-03-03T08:40:00Z">
        <w:r w:rsidRPr="0040704B" w:rsidDel="00F6014A">
          <w:rPr>
            <w:b/>
            <w:sz w:val="22"/>
            <w:szCs w:val="22"/>
          </w:rPr>
          <w:delText xml:space="preserve"> </w:delText>
        </w:r>
      </w:del>
      <w:ins w:id="1786" w:author="Gaurav Dutta" w:date="2016-03-02T18:13:00Z">
        <w:del w:id="1787" w:author="Dhananjay Kumar" w:date="2016-03-03T08:40:00Z">
          <w:r w:rsidR="00A161B1" w:rsidDel="00F6014A">
            <w:rPr>
              <w:b/>
              <w:sz w:val="22"/>
              <w:szCs w:val="22"/>
            </w:rPr>
            <w:delText>L</w:delText>
          </w:r>
        </w:del>
      </w:ins>
      <w:del w:id="1788" w:author="Dhananjay Kumar" w:date="2016-03-03T08:40:00Z">
        <w:r w:rsidRPr="0040704B" w:rsidDel="00F6014A">
          <w:rPr>
            <w:b/>
            <w:sz w:val="22"/>
            <w:szCs w:val="22"/>
          </w:rPr>
          <w:delText xml:space="preserve">lease </w:delText>
        </w:r>
      </w:del>
      <w:ins w:id="1789" w:author="Gaurav Dutta" w:date="2016-03-02T18:13:00Z">
        <w:del w:id="1790" w:author="Dhananjay Kumar" w:date="2016-03-03T08:40:00Z">
          <w:r w:rsidR="00A161B1" w:rsidDel="00F6014A">
            <w:rPr>
              <w:b/>
              <w:sz w:val="22"/>
              <w:szCs w:val="22"/>
            </w:rPr>
            <w:delText>D</w:delText>
          </w:r>
        </w:del>
      </w:ins>
      <w:del w:id="1791" w:author="Dhananjay Kumar" w:date="2016-03-03T08:40:00Z">
        <w:r w:rsidRPr="0040704B" w:rsidDel="00F6014A">
          <w:rPr>
            <w:b/>
            <w:sz w:val="22"/>
            <w:szCs w:val="22"/>
          </w:rPr>
          <w:delText>deed</w:delText>
        </w:r>
        <w:bookmarkEnd w:id="1781"/>
        <w:r w:rsidRPr="0040704B" w:rsidDel="00F6014A">
          <w:rPr>
            <w:b/>
            <w:sz w:val="22"/>
            <w:szCs w:val="22"/>
          </w:rPr>
          <w:delText xml:space="preserve"> </w:delText>
        </w:r>
      </w:del>
      <w:ins w:id="1792" w:author="Gaurav Dutta" w:date="2016-03-02T18:13:00Z">
        <w:del w:id="1793" w:author="Dhananjay Kumar" w:date="2016-03-03T08:40:00Z">
          <w:r w:rsidR="00A161B1" w:rsidDel="00F6014A">
            <w:rPr>
              <w:b/>
              <w:sz w:val="22"/>
              <w:szCs w:val="22"/>
            </w:rPr>
            <w:delText>Execution</w:delText>
          </w:r>
        </w:del>
      </w:ins>
      <w:bookmarkStart w:id="1794" w:name="_Toc444803834"/>
      <w:bookmarkEnd w:id="1794"/>
    </w:p>
    <w:p w:rsidR="002A12F0" w:rsidDel="00F6014A" w:rsidRDefault="00F23034" w:rsidP="009B792B">
      <w:pPr>
        <w:pStyle w:val="NoSpacing"/>
        <w:numPr>
          <w:ilvl w:val="2"/>
          <w:numId w:val="3"/>
        </w:numPr>
        <w:jc w:val="both"/>
        <w:rPr>
          <w:del w:id="1795" w:author="Dhananjay Kumar" w:date="2016-03-03T08:40:00Z"/>
          <w:rStyle w:val="Emphasis"/>
          <w:i w:val="0"/>
        </w:rPr>
      </w:pPr>
      <w:del w:id="1796" w:author="Dhananjay Kumar" w:date="2016-03-03T08:40:00Z">
        <w:r w:rsidDel="00F6014A">
          <w:rPr>
            <w:rStyle w:val="Emphasis"/>
            <w:i w:val="0"/>
          </w:rPr>
          <w:delText>After t</w:delText>
        </w:r>
        <w:r w:rsidR="00724C8C" w:rsidDel="00F6014A">
          <w:rPr>
            <w:rStyle w:val="Emphasis"/>
            <w:i w:val="0"/>
          </w:rPr>
          <w:delText>he issuance of checklist, the allottee</w:delText>
        </w:r>
        <w:r w:rsidRPr="00EB57C1" w:rsidDel="00F6014A">
          <w:rPr>
            <w:rStyle w:val="Emphasis"/>
            <w:i w:val="0"/>
          </w:rPr>
          <w:delText xml:space="preserve"> would be eligible to get the lease deed executed for the allotted property within </w:delText>
        </w:r>
        <w:r w:rsidR="00724C8C" w:rsidDel="00F6014A">
          <w:rPr>
            <w:rStyle w:val="Emphasis"/>
            <w:i w:val="0"/>
          </w:rPr>
          <w:delText>a defined time-frame</w:delText>
        </w:r>
        <w:r w:rsidRPr="00EB57C1" w:rsidDel="00F6014A">
          <w:rPr>
            <w:rStyle w:val="Emphasis"/>
            <w:i w:val="0"/>
          </w:rPr>
          <w:delText xml:space="preserve">. The </w:delText>
        </w:r>
        <w:r w:rsidR="00724C8C" w:rsidDel="00F6014A">
          <w:rPr>
            <w:rStyle w:val="Emphasis"/>
            <w:i w:val="0"/>
          </w:rPr>
          <w:delText>allottee</w:delText>
        </w:r>
        <w:r w:rsidRPr="00EB57C1" w:rsidDel="00F6014A">
          <w:rPr>
            <w:rStyle w:val="Emphasis"/>
            <w:i w:val="0"/>
          </w:rPr>
          <w:delText xml:space="preserve"> would be liable to pay the penalty if he misses the </w:delText>
        </w:r>
        <w:r w:rsidR="00724C8C" w:rsidDel="00F6014A">
          <w:rPr>
            <w:rStyle w:val="Emphasis"/>
            <w:i w:val="0"/>
          </w:rPr>
          <w:delText>defined time-frame</w:delText>
        </w:r>
        <w:r w:rsidRPr="00EB57C1" w:rsidDel="00F6014A">
          <w:rPr>
            <w:rStyle w:val="Emphasis"/>
            <w:i w:val="0"/>
          </w:rPr>
          <w:delText>.</w:delText>
        </w:r>
        <w:bookmarkStart w:id="1797" w:name="_Toc444803835"/>
        <w:bookmarkEnd w:id="1797"/>
      </w:del>
    </w:p>
    <w:p w:rsidR="00F23034" w:rsidRPr="00A161B1" w:rsidDel="00F6014A" w:rsidRDefault="00F23034">
      <w:pPr>
        <w:pStyle w:val="NoSpacing"/>
        <w:numPr>
          <w:ilvl w:val="2"/>
          <w:numId w:val="3"/>
        </w:numPr>
        <w:jc w:val="both"/>
        <w:rPr>
          <w:del w:id="1798" w:author="Dhananjay Kumar" w:date="2016-03-03T08:40:00Z"/>
          <w:iCs/>
        </w:rPr>
        <w:pPrChange w:id="1799" w:author="Gaurav Dutta" w:date="2016-03-02T18:13:00Z">
          <w:pPr>
            <w:pStyle w:val="NoSpacing"/>
            <w:ind w:left="1530"/>
            <w:jc w:val="both"/>
          </w:pPr>
        </w:pPrChange>
      </w:pPr>
      <w:bookmarkStart w:id="1800" w:name="_Toc444803836"/>
      <w:bookmarkEnd w:id="1800"/>
    </w:p>
    <w:p w:rsidR="00A07D79" w:rsidDel="00F6014A" w:rsidRDefault="00460575">
      <w:pPr>
        <w:pStyle w:val="NoSpacing"/>
        <w:numPr>
          <w:ilvl w:val="2"/>
          <w:numId w:val="3"/>
        </w:numPr>
        <w:jc w:val="both"/>
        <w:rPr>
          <w:del w:id="1801" w:author="Dhananjay Kumar" w:date="2016-03-03T08:40:00Z"/>
        </w:rPr>
        <w:pPrChange w:id="1802" w:author="Gaurav Dutta" w:date="2016-03-02T18:13:00Z">
          <w:pPr>
            <w:pStyle w:val="Heading3"/>
            <w:numPr>
              <w:ilvl w:val="1"/>
              <w:numId w:val="3"/>
            </w:numPr>
            <w:ind w:left="720" w:hanging="360"/>
          </w:pPr>
        </w:pPrChange>
      </w:pPr>
      <w:bookmarkStart w:id="1803" w:name="_Toc443223866"/>
      <w:del w:id="1804" w:author="Dhananjay Kumar" w:date="2016-03-03T08:40:00Z">
        <w:r w:rsidRPr="0040704B" w:rsidDel="00F6014A">
          <w:delText>Lease Deed Executed</w:delText>
        </w:r>
        <w:bookmarkStart w:id="1805" w:name="_Toc444803837"/>
        <w:bookmarkEnd w:id="1803"/>
        <w:bookmarkEnd w:id="1805"/>
      </w:del>
    </w:p>
    <w:p w:rsidR="00614E68" w:rsidDel="00F6014A" w:rsidRDefault="00F23034" w:rsidP="00614E68">
      <w:pPr>
        <w:pStyle w:val="NoSpacing"/>
        <w:numPr>
          <w:ilvl w:val="2"/>
          <w:numId w:val="3"/>
        </w:numPr>
        <w:jc w:val="both"/>
        <w:rPr>
          <w:del w:id="1806" w:author="Dhananjay Kumar" w:date="2016-03-03T08:40:00Z"/>
          <w:rStyle w:val="Emphasis"/>
          <w:i w:val="0"/>
        </w:rPr>
      </w:pPr>
      <w:del w:id="1807" w:author="Dhananjay Kumar" w:date="2016-03-03T08:40:00Z">
        <w:r w:rsidRPr="00F23034" w:rsidDel="00F6014A">
          <w:rPr>
            <w:rStyle w:val="Emphasis"/>
            <w:i w:val="0"/>
          </w:rPr>
          <w:delText xml:space="preserve">In case of </w:delText>
        </w:r>
        <w:r w:rsidRPr="001C7802" w:rsidDel="00F6014A">
          <w:rPr>
            <w:rStyle w:val="Emphasis"/>
            <w:i w:val="0"/>
          </w:rPr>
          <w:delText xml:space="preserve">timely filing the request, the lease deed is executed by the authority to the </w:delText>
        </w:r>
        <w:r w:rsidR="0009390D" w:rsidDel="00F6014A">
          <w:rPr>
            <w:rStyle w:val="Emphasis"/>
            <w:i w:val="0"/>
          </w:rPr>
          <w:delText>allottee</w:delText>
        </w:r>
        <w:r w:rsidRPr="001C7802" w:rsidDel="00F6014A">
          <w:rPr>
            <w:rStyle w:val="Emphasis"/>
            <w:i w:val="0"/>
          </w:rPr>
          <w:delText xml:space="preserve"> and one copy of the lease deed is sent to</w:delText>
        </w:r>
        <w:r w:rsidR="0009390D" w:rsidDel="00F6014A">
          <w:rPr>
            <w:rStyle w:val="Emphasis"/>
            <w:i w:val="0"/>
          </w:rPr>
          <w:delText xml:space="preserve"> the industrial department for </w:delText>
        </w:r>
        <w:r w:rsidRPr="001C7802" w:rsidDel="00F6014A">
          <w:rPr>
            <w:rStyle w:val="Emphasis"/>
            <w:i w:val="0"/>
          </w:rPr>
          <w:delText>their records.</w:delText>
        </w:r>
        <w:bookmarkStart w:id="1808" w:name="_Toc444803838"/>
        <w:bookmarkEnd w:id="1808"/>
      </w:del>
    </w:p>
    <w:p w:rsidR="00F23034" w:rsidRPr="00614E68" w:rsidDel="00F6014A" w:rsidRDefault="00F23034" w:rsidP="00614E68">
      <w:pPr>
        <w:pStyle w:val="NoSpacing"/>
        <w:numPr>
          <w:ilvl w:val="2"/>
          <w:numId w:val="3"/>
        </w:numPr>
        <w:jc w:val="both"/>
        <w:rPr>
          <w:del w:id="1809" w:author="Dhananjay Kumar" w:date="2016-03-03T08:40:00Z"/>
          <w:rStyle w:val="Emphasis"/>
          <w:i w:val="0"/>
        </w:rPr>
      </w:pPr>
      <w:del w:id="1810" w:author="Dhananjay Kumar" w:date="2016-03-03T08:40:00Z">
        <w:r w:rsidRPr="00614E68" w:rsidDel="00F6014A">
          <w:rPr>
            <w:rStyle w:val="Emphasis"/>
            <w:i w:val="0"/>
          </w:rPr>
          <w:delText xml:space="preserve">After the successful completion of the lease deed, the lease rent </w:delText>
        </w:r>
        <w:r w:rsidR="00614E68" w:rsidDel="00F6014A">
          <w:rPr>
            <w:rStyle w:val="Emphasis"/>
            <w:i w:val="0"/>
          </w:rPr>
          <w:delText>would start for the allottee</w:delText>
        </w:r>
        <w:r w:rsidRPr="00614E68" w:rsidDel="00F6014A">
          <w:rPr>
            <w:rStyle w:val="Emphasis"/>
            <w:i w:val="0"/>
          </w:rPr>
          <w:delText>.</w:delText>
        </w:r>
        <w:bookmarkStart w:id="1811" w:name="_Toc444803839"/>
        <w:bookmarkEnd w:id="1811"/>
      </w:del>
    </w:p>
    <w:p w:rsidR="00F23034" w:rsidRPr="00F23034" w:rsidDel="00F6014A" w:rsidRDefault="00F23034" w:rsidP="00F23034">
      <w:pPr>
        <w:rPr>
          <w:del w:id="1812" w:author="Dhananjay Kumar" w:date="2016-03-03T08:40:00Z"/>
        </w:rPr>
      </w:pPr>
      <w:bookmarkStart w:id="1813" w:name="_Toc444803840"/>
      <w:bookmarkEnd w:id="1813"/>
    </w:p>
    <w:p w:rsidR="008467FA" w:rsidRPr="0041036D" w:rsidRDefault="0041036D" w:rsidP="009B792B">
      <w:pPr>
        <w:pStyle w:val="Heading3"/>
        <w:numPr>
          <w:ilvl w:val="1"/>
          <w:numId w:val="3"/>
        </w:numPr>
        <w:rPr>
          <w:b/>
          <w:sz w:val="22"/>
          <w:szCs w:val="22"/>
        </w:rPr>
      </w:pPr>
      <w:bookmarkStart w:id="1814" w:name="_Toc444803841"/>
      <w:r w:rsidRPr="002132B1">
        <w:rPr>
          <w:b/>
          <w:sz w:val="22"/>
          <w:szCs w:val="22"/>
        </w:rPr>
        <w:t xml:space="preserve">Business Rules for </w:t>
      </w:r>
      <w:r>
        <w:rPr>
          <w:b/>
          <w:sz w:val="22"/>
          <w:szCs w:val="22"/>
        </w:rPr>
        <w:t>Lease Deed</w:t>
      </w:r>
      <w:bookmarkEnd w:id="1814"/>
    </w:p>
    <w:p w:rsidR="00E0374D" w:rsidDel="00786983" w:rsidRDefault="00E0374D" w:rsidP="008F19E4">
      <w:pPr>
        <w:pStyle w:val="ListParagraph"/>
        <w:numPr>
          <w:ilvl w:val="0"/>
          <w:numId w:val="16"/>
        </w:numPr>
        <w:jc w:val="both"/>
        <w:rPr>
          <w:del w:id="1815" w:author="Gaurav Dutta" w:date="2016-03-03T16:47:00Z"/>
          <w:rStyle w:val="Emphasis"/>
          <w:i w:val="0"/>
        </w:rPr>
      </w:pPr>
      <w:del w:id="1816" w:author="Gaurav Dutta" w:date="2016-03-03T16:47:00Z">
        <w:r w:rsidDel="00786983">
          <w:rPr>
            <w:rStyle w:val="Emphasis"/>
            <w:i w:val="0"/>
          </w:rPr>
          <w:delText>Lease Deed agreement is always on allotment rate.</w:delText>
        </w:r>
      </w:del>
    </w:p>
    <w:p w:rsidR="00900296" w:rsidRDefault="0041036D" w:rsidP="00900296">
      <w:pPr>
        <w:pStyle w:val="ListParagraph"/>
        <w:numPr>
          <w:ilvl w:val="0"/>
          <w:numId w:val="16"/>
        </w:numPr>
        <w:jc w:val="both"/>
        <w:rPr>
          <w:rStyle w:val="Emphasis"/>
          <w:i w:val="0"/>
        </w:rPr>
      </w:pPr>
      <w:r w:rsidRPr="00D30CEF">
        <w:rPr>
          <w:rStyle w:val="Emphasis"/>
          <w:i w:val="0"/>
        </w:rPr>
        <w:t>After the successful completion of the lease deed, the lease rents starts which is revised to as per the rule</w:t>
      </w:r>
      <w:r w:rsidR="00900296">
        <w:rPr>
          <w:rStyle w:val="Emphasis"/>
          <w:i w:val="0"/>
        </w:rPr>
        <w:t xml:space="preserve"> as laid by the authority</w:t>
      </w:r>
      <w:r w:rsidRPr="00D30CEF">
        <w:rPr>
          <w:rStyle w:val="Emphasis"/>
          <w:i w:val="0"/>
        </w:rPr>
        <w:t xml:space="preserve">. </w:t>
      </w:r>
    </w:p>
    <w:p w:rsidR="00900296" w:rsidRDefault="00900296" w:rsidP="00900296">
      <w:pPr>
        <w:pStyle w:val="ListParagraph"/>
        <w:numPr>
          <w:ilvl w:val="0"/>
          <w:numId w:val="16"/>
        </w:numPr>
        <w:jc w:val="both"/>
        <w:rPr>
          <w:rStyle w:val="Emphasis"/>
          <w:i w:val="0"/>
        </w:rPr>
      </w:pPr>
      <w:r w:rsidRPr="00900296">
        <w:rPr>
          <w:rStyle w:val="Emphasis"/>
          <w:i w:val="0"/>
        </w:rPr>
        <w:t xml:space="preserve">Allottee is required to pay the lease money to the authority to enjoy the continued usage of the property for </w:t>
      </w:r>
      <w:r>
        <w:rPr>
          <w:rStyle w:val="Emphasis"/>
          <w:i w:val="0"/>
        </w:rPr>
        <w:t>a defined time-frame</w:t>
      </w:r>
      <w:r w:rsidRPr="00900296">
        <w:rPr>
          <w:rStyle w:val="Emphasis"/>
          <w:i w:val="0"/>
        </w:rPr>
        <w:t>.</w:t>
      </w:r>
      <w:r>
        <w:rPr>
          <w:rStyle w:val="Emphasis"/>
          <w:i w:val="0"/>
        </w:rPr>
        <w:t xml:space="preserve"> </w:t>
      </w:r>
      <w:r w:rsidRPr="00900296">
        <w:rPr>
          <w:rStyle w:val="Emphasis"/>
          <w:i w:val="0"/>
        </w:rPr>
        <w:t xml:space="preserve">There are two options available to the allottee to pay the lease money. </w:t>
      </w:r>
    </w:p>
    <w:p w:rsidR="00D6418A" w:rsidRPr="008E407D" w:rsidRDefault="00900296" w:rsidP="00900296">
      <w:pPr>
        <w:pStyle w:val="ListParagraph"/>
        <w:numPr>
          <w:ilvl w:val="1"/>
          <w:numId w:val="16"/>
        </w:numPr>
        <w:jc w:val="both"/>
        <w:rPr>
          <w:rStyle w:val="Emphasis"/>
          <w:i w:val="0"/>
        </w:rPr>
      </w:pPr>
      <w:r w:rsidRPr="008E407D">
        <w:rPr>
          <w:rStyle w:val="Emphasis"/>
          <w:i w:val="0"/>
        </w:rPr>
        <w:t>In first option, the allottee can pay the lease money every year. In this instance, lease money is defined percentage of property size multiplied by the current circle rate. </w:t>
      </w:r>
    </w:p>
    <w:p w:rsidR="00900296" w:rsidRPr="008E407D" w:rsidDel="00A161B1" w:rsidRDefault="008E407D" w:rsidP="00900296">
      <w:pPr>
        <w:pStyle w:val="ListParagraph"/>
        <w:numPr>
          <w:ilvl w:val="1"/>
          <w:numId w:val="16"/>
        </w:numPr>
        <w:jc w:val="both"/>
        <w:rPr>
          <w:del w:id="1817" w:author="Gaurav Dutta" w:date="2016-03-02T18:13:00Z"/>
          <w:rStyle w:val="Emphasis"/>
          <w:i w:val="0"/>
        </w:rPr>
      </w:pPr>
      <w:r w:rsidRPr="008E407D">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ins w:id="1818" w:author="Gaurav Dutta" w:date="2016-03-02T18:14:00Z">
        <w:r w:rsidR="00A161B1">
          <w:rPr>
            <w:rStyle w:val="Emphasis"/>
            <w:i w:val="0"/>
          </w:rPr>
          <w:t>.</w:t>
        </w:r>
      </w:ins>
      <w:del w:id="1819" w:author="Gaurav Dutta" w:date="2016-03-02T18:14:00Z">
        <w:r w:rsidRPr="008E407D" w:rsidDel="00A161B1">
          <w:rPr>
            <w:rStyle w:val="Emphasis"/>
            <w:i w:val="0"/>
          </w:rPr>
          <w:delText>.</w:delText>
        </w:r>
      </w:del>
    </w:p>
    <w:p w:rsidR="008E407D" w:rsidRDefault="008E407D">
      <w:pPr>
        <w:pStyle w:val="ListParagraph"/>
        <w:numPr>
          <w:ilvl w:val="1"/>
          <w:numId w:val="16"/>
        </w:numPr>
        <w:jc w:val="both"/>
        <w:pPrChange w:id="1820" w:author="Gaurav Dutta" w:date="2016-03-02T18:13:00Z">
          <w:pPr>
            <w:ind w:left="2160" w:firstLine="720"/>
          </w:pPr>
        </w:pPrChange>
      </w:pPr>
    </w:p>
    <w:p w:rsidR="008E407D" w:rsidRDefault="008E407D" w:rsidP="008E407D">
      <w:pPr>
        <w:ind w:left="2160" w:firstLine="720"/>
      </w:pPr>
      <w:r>
        <w:t>PA=Property Area (Sq.mtr)</w:t>
      </w:r>
    </w:p>
    <w:p w:rsidR="008E407D" w:rsidRDefault="008E407D" w:rsidP="008E407D">
      <w:pPr>
        <w:ind w:left="2160" w:firstLine="720"/>
      </w:pPr>
      <w:r>
        <w:t>CR=Circle Rate</w:t>
      </w:r>
    </w:p>
    <w:p w:rsidR="008E407D" w:rsidRDefault="008E407D" w:rsidP="008E407D">
      <w:pPr>
        <w:ind w:left="2160" w:firstLine="720"/>
      </w:pPr>
      <w:r>
        <w:t>PER=Defined % by authority Rules</w:t>
      </w:r>
    </w:p>
    <w:p w:rsidR="008E407D" w:rsidRDefault="00A161B1" w:rsidP="008E407D">
      <w:pPr>
        <w:ind w:left="2160" w:firstLine="720"/>
        <w:rPr>
          <w:ins w:id="1821" w:author="Gaurav Dutta" w:date="2016-03-02T18:14:00Z"/>
        </w:rPr>
      </w:pPr>
      <w:r>
        <w:rPr>
          <w:noProof/>
          <w:lang w:bidi="hi-IN"/>
        </w:rPr>
        <mc:AlternateContent>
          <mc:Choice Requires="wps">
            <w:drawing>
              <wp:anchor distT="0" distB="0" distL="114300" distR="114300" simplePos="0" relativeHeight="251673600" behindDoc="1" locked="0" layoutInCell="1" allowOverlap="1" wp14:anchorId="660CFC53" wp14:editId="1B38E37B">
                <wp:simplePos x="0" y="0"/>
                <wp:positionH relativeFrom="column">
                  <wp:posOffset>1801495</wp:posOffset>
                </wp:positionH>
                <wp:positionV relativeFrom="paragraph">
                  <wp:posOffset>13335</wp:posOffset>
                </wp:positionV>
                <wp:extent cx="2541182" cy="233917"/>
                <wp:effectExtent l="0" t="0" r="12065" b="13970"/>
                <wp:wrapNone/>
                <wp:docPr id="16" name="Rectangle 16"/>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1038F" id="Rectangle 16" o:spid="_x0000_s1026" style="position:absolute;margin-left:141.85pt;margin-top:1.05pt;width:200.1pt;height:18.4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" filled="f" strokecolor="black [3213]" strokeweight="1pt"/>
            </w:pict>
          </mc:Fallback>
        </mc:AlternateContent>
      </w:r>
      <w:r w:rsidR="008E407D">
        <w:t>Per Year Lease Money= (PA*CR*PER)/100</w:t>
      </w:r>
    </w:p>
    <w:p w:rsidR="00A161B1" w:rsidRDefault="00A161B1" w:rsidP="008E407D">
      <w:pPr>
        <w:ind w:left="2160" w:firstLine="720"/>
      </w:pPr>
      <w:r>
        <w:rPr>
          <w:noProof/>
          <w:lang w:bidi="hi-IN"/>
        </w:rPr>
        <mc:AlternateContent>
          <mc:Choice Requires="wps">
            <w:drawing>
              <wp:anchor distT="0" distB="0" distL="114300" distR="114300" simplePos="0" relativeHeight="251674624" behindDoc="1" locked="0" layoutInCell="1" allowOverlap="1" wp14:anchorId="5F7A3E22" wp14:editId="6FAE835A">
                <wp:simplePos x="0" y="0"/>
                <wp:positionH relativeFrom="column">
                  <wp:posOffset>1744345</wp:posOffset>
                </wp:positionH>
                <wp:positionV relativeFrom="paragraph">
                  <wp:posOffset>226060</wp:posOffset>
                </wp:positionV>
                <wp:extent cx="4253024" cy="255181"/>
                <wp:effectExtent l="0" t="0" r="14605" b="12065"/>
                <wp:wrapNone/>
                <wp:docPr id="17" name="Rectangle 17"/>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E6FEAB" id="Rectangle 17" o:spid="_x0000_s1026" style="position:absolute;margin-left:137.35pt;margin-top:17.8pt;width:334.9pt;height:20.1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" filled="f" strokecolor="black [3213]" strokeweight="1pt"/>
            </w:pict>
          </mc:Fallback>
        </mc:AlternateContent>
      </w:r>
    </w:p>
    <w:p w:rsidR="00786983" w:rsidRDefault="008E407D" w:rsidP="00BA267B">
      <w:pPr>
        <w:ind w:left="2160" w:firstLine="720"/>
        <w:rPr>
          <w:ins w:id="1822" w:author="Gaurav Dutta" w:date="2016-03-03T16:47:00Z"/>
        </w:rPr>
      </w:pPr>
      <w:r>
        <w:t xml:space="preserve">One time Lease Money=Per Year Lease Money*Define Year by authority </w:t>
      </w:r>
    </w:p>
    <w:p w:rsidR="00786983" w:rsidRDefault="00786983" w:rsidP="00786983">
      <w:pPr>
        <w:pStyle w:val="ListParagraph"/>
        <w:numPr>
          <w:ilvl w:val="0"/>
          <w:numId w:val="16"/>
        </w:numPr>
        <w:jc w:val="both"/>
        <w:rPr>
          <w:ins w:id="1823" w:author="Gaurav Dutta" w:date="2016-03-03T16:47:00Z"/>
          <w:rStyle w:val="Emphasis"/>
          <w:i w:val="0"/>
        </w:rPr>
      </w:pPr>
      <w:ins w:id="1824" w:author="Gaurav Dutta" w:date="2016-03-03T16:47:00Z">
        <w:r>
          <w:rPr>
            <w:rStyle w:val="Emphasis"/>
            <w:i w:val="0"/>
          </w:rPr>
          <w:t xml:space="preserve">Lease Deed agreement is always on allotment rate. </w:t>
        </w:r>
      </w:ins>
    </w:p>
    <w:p w:rsidR="00412800" w:rsidRDefault="00412800" w:rsidP="008E407D">
      <w:pPr>
        <w:ind w:left="2160" w:firstLine="720"/>
      </w:pPr>
      <w:r>
        <w:br w:type="page"/>
      </w:r>
    </w:p>
    <w:p w:rsidR="00FC3FDC" w:rsidRDefault="00FC3FDC" w:rsidP="00944375">
      <w:pPr>
        <w:pStyle w:val="Heading2"/>
        <w:numPr>
          <w:ilvl w:val="0"/>
          <w:numId w:val="2"/>
        </w:numPr>
        <w:rPr>
          <w:b/>
          <w:sz w:val="24"/>
          <w:szCs w:val="24"/>
          <w:u w:val="single"/>
        </w:rPr>
      </w:pPr>
      <w:bookmarkStart w:id="1825" w:name="_Toc444803842"/>
      <w:r w:rsidRPr="00AE0510">
        <w:rPr>
          <w:b/>
          <w:sz w:val="24"/>
          <w:szCs w:val="24"/>
          <w:u w:val="single"/>
        </w:rPr>
        <w:lastRenderedPageBreak/>
        <w:t>Possession Certificate</w:t>
      </w:r>
      <w:r w:rsidR="00D47C98">
        <w:rPr>
          <w:b/>
          <w:sz w:val="24"/>
          <w:szCs w:val="24"/>
          <w:u w:val="single"/>
        </w:rPr>
        <w:t xml:space="preserve"> Request</w:t>
      </w:r>
      <w:bookmarkEnd w:id="1825"/>
    </w:p>
    <w:p w:rsidR="00017235" w:rsidRPr="00017235" w:rsidRDefault="00D51811" w:rsidP="00D51811">
      <w:pPr>
        <w:jc w:val="both"/>
      </w:pPr>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rsidR="00274D2B" w:rsidDel="005F4CC3" w:rsidRDefault="002117EA" w:rsidP="005A7AFF">
      <w:pPr>
        <w:rPr>
          <w:del w:id="1826" w:author="Ankit Jain" w:date="2016-03-08T13:50:00Z"/>
        </w:rPr>
      </w:pPr>
      <w:r w:rsidRPr="002117EA">
        <w:rPr>
          <w:noProof/>
          <w:lang w:bidi="hi-IN"/>
        </w:rPr>
        <w:drawing>
          <wp:inline distT="0" distB="0" distL="0" distR="0">
            <wp:extent cx="6099175" cy="7441965"/>
            <wp:effectExtent l="0" t="0" r="0" b="6985"/>
            <wp:docPr id="21" name="Picture 21" descr="C:\Users\gdutta\Desktop\Noida - PMS\Departments\Industrial New\Industri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dutta\Desktop\Noida - PMS\Departments\Industrial New\Industri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441965"/>
                    </a:xfrm>
                    <a:prstGeom prst="rect">
                      <a:avLst/>
                    </a:prstGeom>
                    <a:noFill/>
                    <a:ln>
                      <a:noFill/>
                    </a:ln>
                  </pic:spPr>
                </pic:pic>
              </a:graphicData>
            </a:graphic>
          </wp:inline>
        </w:drawing>
      </w:r>
    </w:p>
    <w:p w:rsidR="0041036D" w:rsidRDefault="0041036D">
      <w:pPr>
        <w:pPrChange w:id="1827" w:author="Ankit Jain" w:date="2016-03-08T13:50:00Z">
          <w:pPr>
            <w:pStyle w:val="Heading3"/>
            <w:ind w:left="360"/>
          </w:pPr>
        </w:pPrChange>
      </w:pPr>
      <w:bookmarkStart w:id="1828" w:name="_Toc443223870"/>
    </w:p>
    <w:p w:rsidR="0041036D" w:rsidRDefault="0041036D" w:rsidP="00A74257">
      <w:pPr>
        <w:pStyle w:val="Heading3"/>
        <w:rPr>
          <w:b/>
          <w:sz w:val="22"/>
          <w:szCs w:val="22"/>
        </w:rPr>
      </w:pPr>
    </w:p>
    <w:p w:rsidR="00ED4621" w:rsidRDefault="0041036D" w:rsidP="009B792B">
      <w:pPr>
        <w:pStyle w:val="Heading3"/>
        <w:numPr>
          <w:ilvl w:val="1"/>
          <w:numId w:val="4"/>
        </w:numPr>
        <w:rPr>
          <w:b/>
          <w:sz w:val="22"/>
          <w:szCs w:val="22"/>
        </w:rPr>
      </w:pPr>
      <w:del w:id="1829" w:author="Gaurav Dutta" w:date="2016-03-02T18:14:00Z">
        <w:r w:rsidRPr="00E2515F" w:rsidDel="00063315">
          <w:rPr>
            <w:b/>
            <w:sz w:val="22"/>
            <w:szCs w:val="22"/>
          </w:rPr>
          <w:delText>Consumer submits application</w:delText>
        </w:r>
      </w:del>
      <w:bookmarkStart w:id="1830" w:name="_Toc444803843"/>
      <w:bookmarkEnd w:id="1828"/>
      <w:ins w:id="1831" w:author="Gaurav Dutta" w:date="2016-03-02T18:16:00Z">
        <w:r w:rsidR="00755319">
          <w:rPr>
            <w:b/>
            <w:sz w:val="22"/>
            <w:szCs w:val="22"/>
          </w:rPr>
          <w:t xml:space="preserve">Possession </w:t>
        </w:r>
      </w:ins>
      <w:ins w:id="1832" w:author="Gaurav Dutta" w:date="2016-03-02T18:41:00Z">
        <w:r w:rsidR="00033761">
          <w:rPr>
            <w:b/>
            <w:sz w:val="22"/>
            <w:szCs w:val="22"/>
          </w:rPr>
          <w:t>Order</w:t>
        </w:r>
      </w:ins>
      <w:ins w:id="1833" w:author="Gaurav Dutta" w:date="2016-03-02T18:16:00Z">
        <w:r w:rsidR="00755319">
          <w:rPr>
            <w:b/>
            <w:sz w:val="22"/>
            <w:szCs w:val="22"/>
          </w:rPr>
          <w:t xml:space="preserve"> Request</w:t>
        </w:r>
      </w:ins>
      <w:bookmarkEnd w:id="1830"/>
    </w:p>
    <w:p w:rsidR="00F23034" w:rsidRDefault="00F23034" w:rsidP="009B792B">
      <w:pPr>
        <w:pStyle w:val="NoSpacing"/>
        <w:numPr>
          <w:ilvl w:val="2"/>
          <w:numId w:val="4"/>
        </w:numPr>
        <w:jc w:val="both"/>
        <w:rPr>
          <w:ins w:id="1834" w:author="Gaurav Dutta" w:date="2016-03-02T18:38:00Z"/>
          <w:rStyle w:val="Emphasis"/>
          <w:i w:val="0"/>
        </w:rPr>
      </w:pPr>
      <w:r>
        <w:rPr>
          <w:rStyle w:val="Emphasis"/>
          <w:i w:val="0"/>
        </w:rPr>
        <w:t>T</w:t>
      </w:r>
      <w:r w:rsidRPr="00EB57C1">
        <w:rPr>
          <w:rStyle w:val="Emphasis"/>
          <w:i w:val="0"/>
        </w:rPr>
        <w:t xml:space="preserve">he </w:t>
      </w:r>
      <w:r w:rsidR="00A0227B">
        <w:rPr>
          <w:rStyle w:val="Emphasis"/>
          <w:i w:val="0"/>
        </w:rPr>
        <w:t>Allottee</w:t>
      </w:r>
      <w:r w:rsidRPr="00246FF7">
        <w:rPr>
          <w:rStyle w:val="Emphasis"/>
          <w:i w:val="0"/>
        </w:rPr>
        <w:t xml:space="preserve"> duly submits the application along with the required documents to get the possession certificate for the property.</w:t>
      </w:r>
    </w:p>
    <w:p w:rsidR="00033761" w:rsidRDefault="00033761" w:rsidP="009B792B">
      <w:pPr>
        <w:pStyle w:val="NoSpacing"/>
        <w:numPr>
          <w:ilvl w:val="2"/>
          <w:numId w:val="4"/>
        </w:numPr>
        <w:jc w:val="both"/>
        <w:rPr>
          <w:rStyle w:val="Emphasis"/>
          <w:i w:val="0"/>
        </w:rPr>
      </w:pPr>
      <w:ins w:id="1835" w:author="Gaurav Dutta" w:date="2016-03-02T18:38:00Z">
        <w:r>
          <w:rPr>
            <w:rStyle w:val="Emphasis"/>
            <w:i w:val="0"/>
          </w:rPr>
          <w:t xml:space="preserve">The system would </w:t>
        </w:r>
      </w:ins>
      <w:ins w:id="1836" w:author="Gaurav Dutta" w:date="2016-03-03T14:03:00Z">
        <w:r w:rsidR="00885CD4">
          <w:rPr>
            <w:rStyle w:val="Emphasis"/>
            <w:i w:val="0"/>
          </w:rPr>
          <w:t>auto-</w:t>
        </w:r>
      </w:ins>
      <w:ins w:id="1837" w:author="Gaurav Dutta" w:date="2016-03-02T18:38:00Z">
        <w:r>
          <w:rPr>
            <w:rStyle w:val="Emphasis"/>
            <w:i w:val="0"/>
          </w:rPr>
          <w:t xml:space="preserve">generate the Possession order </w:t>
        </w:r>
      </w:ins>
      <w:ins w:id="1838" w:author="Gaurav Dutta" w:date="2016-03-02T18:39:00Z">
        <w:r>
          <w:rPr>
            <w:rStyle w:val="Emphasis"/>
            <w:i w:val="0"/>
          </w:rPr>
          <w:t>which would then be send to the concerned engineering department for its approval.</w:t>
        </w:r>
      </w:ins>
    </w:p>
    <w:p w:rsidR="006F3330" w:rsidRPr="006F3330" w:rsidRDefault="006F3330" w:rsidP="006F3330"/>
    <w:p w:rsidR="008425E8" w:rsidRDefault="009F4467" w:rsidP="009B792B">
      <w:pPr>
        <w:pStyle w:val="Heading3"/>
        <w:numPr>
          <w:ilvl w:val="1"/>
          <w:numId w:val="4"/>
        </w:numPr>
        <w:rPr>
          <w:b/>
          <w:sz w:val="22"/>
          <w:szCs w:val="22"/>
        </w:rPr>
      </w:pPr>
      <w:bookmarkStart w:id="1839" w:name="_Toc443223871"/>
      <w:bookmarkStart w:id="1840" w:name="_Toc444803844"/>
      <w:ins w:id="1841" w:author="Gaurav Dutta" w:date="2016-03-03T14:21:00Z">
        <w:r>
          <w:rPr>
            <w:b/>
            <w:sz w:val="22"/>
            <w:szCs w:val="22"/>
          </w:rPr>
          <w:t xml:space="preserve">Possession Request </w:t>
        </w:r>
      </w:ins>
      <w:del w:id="1842" w:author="Gaurav Dutta" w:date="2016-03-02T18:15:00Z">
        <w:r w:rsidR="0041036D" w:rsidRPr="002132B1" w:rsidDel="00063315">
          <w:rPr>
            <w:b/>
            <w:sz w:val="22"/>
            <w:szCs w:val="22"/>
          </w:rPr>
          <w:delText>Approval from engineering department</w:delText>
        </w:r>
      </w:del>
      <w:bookmarkEnd w:id="1839"/>
      <w:ins w:id="1843" w:author="Gaurav Dutta" w:date="2016-03-02T18:15:00Z">
        <w:r w:rsidR="00063315">
          <w:rPr>
            <w:b/>
            <w:sz w:val="22"/>
            <w:szCs w:val="22"/>
          </w:rPr>
          <w:t>Approval</w:t>
        </w:r>
      </w:ins>
      <w:bookmarkEnd w:id="1840"/>
    </w:p>
    <w:p w:rsidR="00794FF6" w:rsidRPr="00246FF7" w:rsidDel="00033761" w:rsidRDefault="008425E8" w:rsidP="009B792B">
      <w:pPr>
        <w:pStyle w:val="NoSpacing"/>
        <w:numPr>
          <w:ilvl w:val="2"/>
          <w:numId w:val="4"/>
        </w:numPr>
        <w:jc w:val="both"/>
        <w:rPr>
          <w:del w:id="1844" w:author="Gaurav Dutta" w:date="2016-03-02T18:40:00Z"/>
          <w:rStyle w:val="Emphasis"/>
          <w:i w:val="0"/>
        </w:rPr>
      </w:pPr>
      <w:del w:id="1845" w:author="Gaurav Dutta" w:date="2016-03-02T18:40:00Z">
        <w:r w:rsidRPr="00246FF7" w:rsidDel="00033761">
          <w:rPr>
            <w:rStyle w:val="Emphasis"/>
            <w:i w:val="0"/>
          </w:rPr>
          <w:delText>A</w:delText>
        </w:r>
        <w:r w:rsidR="00017235" w:rsidRPr="00246FF7" w:rsidDel="00033761">
          <w:rPr>
            <w:rStyle w:val="Emphasis"/>
            <w:i w:val="0"/>
          </w:rPr>
          <w:delText>ssistant would validate the documents of the allotted property and send the possession order to the project engineer for further action:</w:delText>
        </w:r>
      </w:del>
    </w:p>
    <w:p w:rsidR="00794FF6" w:rsidDel="00033761" w:rsidRDefault="00017235">
      <w:pPr>
        <w:pStyle w:val="NoSpacing"/>
        <w:numPr>
          <w:ilvl w:val="2"/>
          <w:numId w:val="4"/>
        </w:numPr>
        <w:jc w:val="both"/>
        <w:rPr>
          <w:del w:id="1846" w:author="Gaurav Dutta" w:date="2016-03-02T18:40:00Z"/>
          <w:rStyle w:val="Emphasis"/>
          <w:i w:val="0"/>
        </w:rPr>
        <w:pPrChange w:id="1847" w:author="Gaurav Dutta" w:date="2016-03-02T18:40:00Z">
          <w:pPr>
            <w:pStyle w:val="NoSpacing"/>
            <w:numPr>
              <w:ilvl w:val="3"/>
              <w:numId w:val="4"/>
            </w:numPr>
            <w:ind w:left="2250" w:hanging="720"/>
            <w:jc w:val="both"/>
          </w:pPr>
        </w:pPrChange>
      </w:pPr>
      <w:r w:rsidRPr="00033761">
        <w:rPr>
          <w:rStyle w:val="Emphasis"/>
          <w:i w:val="0"/>
        </w:rPr>
        <w:t>If the project engineer does not approve the possession order, then he/she is required to send the valid reason to the assistant.</w:t>
      </w:r>
    </w:p>
    <w:p w:rsidR="00AE4EDD" w:rsidRDefault="00033761">
      <w:pPr>
        <w:pStyle w:val="NoSpacing"/>
        <w:numPr>
          <w:ilvl w:val="2"/>
          <w:numId w:val="4"/>
        </w:numPr>
        <w:jc w:val="both"/>
        <w:rPr>
          <w:ins w:id="1848" w:author="Gaurav Dutta" w:date="2016-03-03T16:48:00Z"/>
          <w:rStyle w:val="Emphasis"/>
          <w:i w:val="0"/>
        </w:rPr>
        <w:pPrChange w:id="1849" w:author="Gaurav Dutta" w:date="2016-03-02T18:44:00Z">
          <w:pPr>
            <w:pStyle w:val="Heading3"/>
            <w:numPr>
              <w:ilvl w:val="1"/>
              <w:numId w:val="4"/>
            </w:numPr>
            <w:ind w:left="810" w:hanging="360"/>
          </w:pPr>
        </w:pPrChange>
      </w:pPr>
      <w:ins w:id="1850" w:author="Gaurav Dutta" w:date="2016-03-02T18:41:00Z">
        <w:r>
          <w:rPr>
            <w:rStyle w:val="Emphasis"/>
            <w:i w:val="0"/>
          </w:rPr>
          <w:t xml:space="preserve"> </w:t>
        </w:r>
      </w:ins>
      <w:r w:rsidR="00017235" w:rsidRPr="00033761">
        <w:rPr>
          <w:rStyle w:val="Emphasis"/>
          <w:i w:val="0"/>
        </w:rPr>
        <w:t xml:space="preserve">If the project engineer approves the possession order, the assistant will issue the possession letter to the </w:t>
      </w:r>
      <w:r w:rsidR="00A0227B" w:rsidRPr="00033761">
        <w:rPr>
          <w:rStyle w:val="Emphasis"/>
          <w:i w:val="0"/>
        </w:rPr>
        <w:t>Allottee</w:t>
      </w:r>
      <w:del w:id="1851" w:author="Gaurav Dutta" w:date="2016-03-03T16:48:00Z">
        <w:r w:rsidR="00017235" w:rsidRPr="00033761" w:rsidDel="00AE4EDD">
          <w:rPr>
            <w:rStyle w:val="Emphasis"/>
            <w:i w:val="0"/>
          </w:rPr>
          <w:delText xml:space="preserve">. </w:delText>
        </w:r>
      </w:del>
      <w:ins w:id="1852" w:author="Gaurav Dutta" w:date="2016-03-03T16:48:00Z">
        <w:r w:rsidR="00AE4EDD" w:rsidRPr="00033761">
          <w:rPr>
            <w:rStyle w:val="Emphasis"/>
            <w:i w:val="0"/>
          </w:rPr>
          <w:t>.</w:t>
        </w:r>
        <w:r w:rsidR="00AE4EDD">
          <w:rPr>
            <w:rStyle w:val="Emphasis"/>
            <w:i w:val="0"/>
          </w:rPr>
          <w:t xml:space="preserve"> Key functionalities of this process are as follows:</w:t>
        </w:r>
      </w:ins>
    </w:p>
    <w:p w:rsidR="00AE4EDD" w:rsidRDefault="00AE4EDD">
      <w:pPr>
        <w:pStyle w:val="NoSpacing"/>
        <w:numPr>
          <w:ilvl w:val="3"/>
          <w:numId w:val="4"/>
        </w:numPr>
        <w:jc w:val="both"/>
        <w:rPr>
          <w:ins w:id="1853" w:author="Gaurav Dutta" w:date="2016-03-03T16:49:00Z"/>
          <w:rStyle w:val="Emphasis"/>
          <w:i w:val="0"/>
        </w:rPr>
        <w:pPrChange w:id="1854" w:author="Gaurav Dutta" w:date="2016-03-03T16:48:00Z">
          <w:pPr>
            <w:pStyle w:val="Heading3"/>
            <w:numPr>
              <w:ilvl w:val="1"/>
              <w:numId w:val="4"/>
            </w:numPr>
            <w:ind w:left="810" w:hanging="360"/>
          </w:pPr>
        </w:pPrChange>
      </w:pPr>
      <w:ins w:id="1855" w:author="Gaurav Dutta" w:date="2016-03-03T16:49:00Z">
        <w:r>
          <w:rPr>
            <w:rStyle w:val="Emphasis"/>
            <w:i w:val="0"/>
          </w:rPr>
          <w:t>Add/Update the status of the possession request</w:t>
        </w:r>
      </w:ins>
    </w:p>
    <w:p w:rsidR="00AE4EDD" w:rsidRPr="00BA267B" w:rsidRDefault="00AE4EDD">
      <w:pPr>
        <w:pStyle w:val="NoSpacing"/>
        <w:numPr>
          <w:ilvl w:val="3"/>
          <w:numId w:val="4"/>
        </w:numPr>
        <w:jc w:val="both"/>
        <w:rPr>
          <w:ins w:id="1856" w:author="Gaurav Dutta" w:date="2016-03-03T16:48:00Z"/>
          <w:rStyle w:val="Emphasis"/>
          <w:i w:val="0"/>
        </w:rPr>
        <w:pPrChange w:id="1857" w:author="Gaurav Dutta" w:date="2016-03-03T16:50:00Z">
          <w:pPr>
            <w:pStyle w:val="Heading3"/>
            <w:numPr>
              <w:ilvl w:val="1"/>
              <w:numId w:val="4"/>
            </w:numPr>
            <w:ind w:left="810" w:hanging="360"/>
          </w:pPr>
        </w:pPrChange>
      </w:pPr>
      <w:ins w:id="1858" w:author="Gaurav Dutta" w:date="2016-03-03T16:50:00Z">
        <w:r>
          <w:rPr>
            <w:rStyle w:val="Emphasis"/>
            <w:i w:val="0"/>
          </w:rPr>
          <w:t>Auto-generation of the Possession letter</w:t>
        </w:r>
      </w:ins>
      <w:ins w:id="1859" w:author="Gaurav Dutta" w:date="2016-03-03T16:49:00Z">
        <w:r>
          <w:rPr>
            <w:rStyle w:val="Emphasis"/>
            <w:i w:val="0"/>
          </w:rPr>
          <w:t xml:space="preserve"> </w:t>
        </w:r>
      </w:ins>
    </w:p>
    <w:p w:rsidR="00033761" w:rsidRPr="00033761" w:rsidDel="00E0194D" w:rsidRDefault="00033761">
      <w:pPr>
        <w:pStyle w:val="NoSpacing"/>
        <w:ind w:left="810"/>
        <w:jc w:val="both"/>
        <w:rPr>
          <w:del w:id="1860" w:author="Gaurav Dutta" w:date="2016-03-02T18:44:00Z"/>
          <w:rStyle w:val="Emphasis"/>
          <w:i w:val="0"/>
        </w:rPr>
        <w:pPrChange w:id="1861" w:author="Gaurav Dutta" w:date="2016-03-03T16:48:00Z">
          <w:pPr>
            <w:pStyle w:val="NoSpacing"/>
            <w:numPr>
              <w:ilvl w:val="3"/>
              <w:numId w:val="4"/>
            </w:numPr>
            <w:ind w:left="2250" w:hanging="720"/>
            <w:jc w:val="both"/>
          </w:pPr>
        </w:pPrChange>
      </w:pPr>
    </w:p>
    <w:p w:rsidR="00794FF6" w:rsidRPr="00794FF6" w:rsidDel="00E0194D" w:rsidRDefault="00794FF6">
      <w:pPr>
        <w:pStyle w:val="NoSpacing"/>
        <w:ind w:left="810"/>
        <w:jc w:val="both"/>
        <w:rPr>
          <w:del w:id="1862" w:author="Gaurav Dutta" w:date="2016-03-02T18:44:00Z"/>
        </w:rPr>
        <w:pPrChange w:id="1863" w:author="Gaurav Dutta" w:date="2016-03-03T16:48:00Z">
          <w:pPr/>
        </w:pPrChange>
      </w:pPr>
    </w:p>
    <w:p w:rsidR="00A74257" w:rsidRDefault="0041036D">
      <w:pPr>
        <w:pStyle w:val="NoSpacing"/>
        <w:ind w:left="810"/>
        <w:jc w:val="both"/>
        <w:rPr>
          <w:b/>
        </w:rPr>
        <w:pPrChange w:id="1864" w:author="Gaurav Dutta" w:date="2016-03-03T16:48:00Z">
          <w:pPr>
            <w:pStyle w:val="Heading3"/>
            <w:numPr>
              <w:ilvl w:val="1"/>
              <w:numId w:val="4"/>
            </w:numPr>
            <w:ind w:left="810" w:hanging="360"/>
          </w:pPr>
        </w:pPrChange>
      </w:pPr>
      <w:bookmarkStart w:id="1865" w:name="_Toc443223872"/>
      <w:del w:id="1866" w:author="Gaurav Dutta" w:date="2016-03-02T18:44:00Z">
        <w:r w:rsidRPr="002132B1" w:rsidDel="00E0194D">
          <w:rPr>
            <w:b/>
          </w:rPr>
          <w:delText>Re-Adjustment</w:delText>
        </w:r>
      </w:del>
      <w:del w:id="1867" w:author="Gaurav Dutta" w:date="2016-03-02T18:15:00Z">
        <w:r w:rsidRPr="002132B1" w:rsidDel="00063315">
          <w:rPr>
            <w:b/>
          </w:rPr>
          <w:delText xml:space="preserve"> of Change in Area</w:delText>
        </w:r>
      </w:del>
      <w:bookmarkEnd w:id="1865"/>
    </w:p>
    <w:p w:rsidR="00A74257" w:rsidRPr="00246FF7" w:rsidRDefault="00017235" w:rsidP="009B792B">
      <w:pPr>
        <w:pStyle w:val="NoSpacing"/>
        <w:numPr>
          <w:ilvl w:val="2"/>
          <w:numId w:val="4"/>
        </w:numPr>
        <w:jc w:val="both"/>
        <w:rPr>
          <w:rStyle w:val="Emphasis"/>
          <w:i w:val="0"/>
        </w:rPr>
      </w:pPr>
      <w:r w:rsidRPr="00246FF7">
        <w:rPr>
          <w:rStyle w:val="Emphasis"/>
          <w:i w:val="0"/>
        </w:rPr>
        <w:t xml:space="preserve">If there is a change in the property area during the possession phase, the assistant would readjust the area amount and would notify the same to the </w:t>
      </w:r>
      <w:r w:rsidR="00A0227B">
        <w:rPr>
          <w:rStyle w:val="Emphasis"/>
          <w:i w:val="0"/>
        </w:rPr>
        <w:t>Allottee</w:t>
      </w:r>
      <w:r w:rsidRPr="00246FF7">
        <w:rPr>
          <w:rStyle w:val="Emphasis"/>
          <w:i w:val="0"/>
        </w:rPr>
        <w:t xml:space="preserve">. </w:t>
      </w:r>
    </w:p>
    <w:p w:rsidR="00A74257" w:rsidRPr="00246FF7" w:rsidRDefault="00017235" w:rsidP="00D6418A">
      <w:pPr>
        <w:pStyle w:val="NoSpacing"/>
        <w:numPr>
          <w:ilvl w:val="3"/>
          <w:numId w:val="4"/>
        </w:numPr>
        <w:jc w:val="both"/>
        <w:rPr>
          <w:rStyle w:val="Emphasis"/>
          <w:i w:val="0"/>
        </w:rPr>
      </w:pPr>
      <w:r w:rsidRPr="00246FF7">
        <w:rPr>
          <w:rStyle w:val="Emphasis"/>
          <w:i w:val="0"/>
        </w:rPr>
        <w:t xml:space="preserve">In case of increase in area, the assistant would calculate the excess amount and ask the </w:t>
      </w:r>
      <w:r w:rsidR="00A0227B">
        <w:rPr>
          <w:rStyle w:val="Emphasis"/>
          <w:i w:val="0"/>
        </w:rPr>
        <w:t>Allottee</w:t>
      </w:r>
      <w:r w:rsidRPr="00246FF7">
        <w:rPr>
          <w:rStyle w:val="Emphasis"/>
          <w:i w:val="0"/>
        </w:rPr>
        <w:t xml:space="preserve"> to pay the same as a one-time payment. Once the </w:t>
      </w:r>
      <w:r w:rsidR="00A0227B">
        <w:rPr>
          <w:rStyle w:val="Emphasis"/>
          <w:i w:val="0"/>
        </w:rPr>
        <w:t>Allottee</w:t>
      </w:r>
      <w:r w:rsidRPr="00246FF7">
        <w:rPr>
          <w:rStyle w:val="Emphasis"/>
          <w:i w:val="0"/>
        </w:rPr>
        <w:t xml:space="preserve"> pays the one-time excess amount, he will be issued the possession certificate.</w:t>
      </w:r>
    </w:p>
    <w:p w:rsidR="00E0194D" w:rsidRPr="00E0194D" w:rsidRDefault="00017235">
      <w:pPr>
        <w:pStyle w:val="NoSpacing"/>
        <w:numPr>
          <w:ilvl w:val="3"/>
          <w:numId w:val="4"/>
        </w:numPr>
        <w:jc w:val="both"/>
        <w:rPr>
          <w:rStyle w:val="Emphasis"/>
          <w:i w:val="0"/>
        </w:rPr>
      </w:pPr>
      <w:r w:rsidRPr="00246FF7">
        <w:rPr>
          <w:rStyle w:val="Emphasis"/>
          <w:i w:val="0"/>
        </w:rPr>
        <w:t>In case of decrease in area, the assistant would the</w:t>
      </w:r>
      <w:ins w:id="1868" w:author="Gaurav Dutta" w:date="2016-03-03T14:21:00Z">
        <w:r w:rsidR="009F4467">
          <w:rPr>
            <w:rStyle w:val="Emphasis"/>
            <w:i w:val="0"/>
          </w:rPr>
          <w:t>n</w:t>
        </w:r>
      </w:ins>
      <w:r w:rsidRPr="00246FF7">
        <w:rPr>
          <w:rStyle w:val="Emphasis"/>
          <w:i w:val="0"/>
        </w:rPr>
        <w:t xml:space="preserve"> re-adjust the amount and reschedule the installments of the </w:t>
      </w:r>
      <w:r w:rsidR="00A0227B">
        <w:rPr>
          <w:rStyle w:val="Emphasis"/>
          <w:i w:val="0"/>
        </w:rPr>
        <w:t>Allottee</w:t>
      </w:r>
      <w:r w:rsidRPr="00246FF7">
        <w:rPr>
          <w:rStyle w:val="Emphasis"/>
          <w:i w:val="0"/>
        </w:rPr>
        <w:t>.</w:t>
      </w:r>
    </w:p>
    <w:p w:rsidR="00E0194D" w:rsidRDefault="00663164">
      <w:pPr>
        <w:ind w:left="1530"/>
        <w:rPr>
          <w:ins w:id="1869" w:author="Gaurav Dutta" w:date="2016-03-03T16:52:00Z"/>
        </w:rPr>
        <w:pPrChange w:id="1870" w:author="Gaurav Dutta" w:date="2016-03-03T16:52:00Z">
          <w:pPr>
            <w:pStyle w:val="Heading3"/>
            <w:ind w:left="360"/>
          </w:pPr>
        </w:pPrChange>
      </w:pPr>
      <w:bookmarkStart w:id="1871" w:name="_Toc443223873"/>
      <w:ins w:id="1872" w:author="Gaurav Dutta" w:date="2016-03-03T16:52:00Z">
        <w:r>
          <w:t>Key functionalities involved are:</w:t>
        </w:r>
      </w:ins>
    </w:p>
    <w:p w:rsidR="00663164" w:rsidRDefault="00663164">
      <w:pPr>
        <w:pStyle w:val="ListParagraph"/>
        <w:numPr>
          <w:ilvl w:val="1"/>
          <w:numId w:val="16"/>
        </w:numPr>
        <w:rPr>
          <w:ins w:id="1873" w:author="Gaurav Dutta" w:date="2016-03-03T16:55:00Z"/>
        </w:rPr>
        <w:pPrChange w:id="1874" w:author="Gaurav Dutta" w:date="2016-03-03T16:52:00Z">
          <w:pPr>
            <w:pStyle w:val="Heading3"/>
            <w:ind w:left="360"/>
          </w:pPr>
        </w:pPrChange>
      </w:pPr>
      <w:ins w:id="1875" w:author="Gaurav Dutta" w:date="2016-03-03T16:52:00Z">
        <w:r>
          <w:t xml:space="preserve">System </w:t>
        </w:r>
      </w:ins>
      <w:ins w:id="1876" w:author="Gaurav Dutta" w:date="2016-03-03T16:55:00Z">
        <w:r>
          <w:t>re</w:t>
        </w:r>
      </w:ins>
      <w:ins w:id="1877" w:author="Gaurav Dutta" w:date="2016-03-03T16:52:00Z">
        <w:r>
          <w:t>calculate</w:t>
        </w:r>
      </w:ins>
      <w:ins w:id="1878" w:author="Gaurav Dutta" w:date="2016-03-03T16:55:00Z">
        <w:r>
          <w:t>s</w:t>
        </w:r>
      </w:ins>
      <w:ins w:id="1879" w:author="Gaurav Dutta" w:date="2016-03-03T16:52:00Z">
        <w:r>
          <w:t xml:space="preserve"> the </w:t>
        </w:r>
      </w:ins>
      <w:ins w:id="1880" w:author="Gaurav Dutta" w:date="2016-03-03T16:54:00Z">
        <w:r>
          <w:t>cost based on the excess</w:t>
        </w:r>
      </w:ins>
      <w:ins w:id="1881" w:author="Gaurav Dutta" w:date="2016-03-03T16:55:00Z">
        <w:r>
          <w:t xml:space="preserve"> property area</w:t>
        </w:r>
      </w:ins>
    </w:p>
    <w:p w:rsidR="000232D5" w:rsidRDefault="000232D5" w:rsidP="000232D5">
      <w:pPr>
        <w:pStyle w:val="ListParagraph"/>
        <w:numPr>
          <w:ilvl w:val="0"/>
          <w:numId w:val="16"/>
        </w:numPr>
        <w:rPr>
          <w:ins w:id="1882" w:author="Gaurav Dutta" w:date="2016-03-03T17:30:00Z"/>
        </w:rPr>
      </w:pPr>
      <w:ins w:id="1883" w:author="Gaurav Dutta" w:date="2016-03-03T17:30:00Z">
        <w:r>
          <w:t>System confirms the payment of full payment (with excess amount) with the account department.</w:t>
        </w:r>
      </w:ins>
    </w:p>
    <w:p w:rsidR="00663164" w:rsidRDefault="00663164">
      <w:pPr>
        <w:pStyle w:val="ListParagraph"/>
        <w:numPr>
          <w:ilvl w:val="1"/>
          <w:numId w:val="16"/>
        </w:numPr>
        <w:rPr>
          <w:ins w:id="1884" w:author="Gaurav Dutta" w:date="2016-03-03T16:56:00Z"/>
        </w:rPr>
        <w:pPrChange w:id="1885" w:author="Gaurav Dutta" w:date="2016-03-03T16:52:00Z">
          <w:pPr>
            <w:pStyle w:val="Heading3"/>
            <w:ind w:left="360"/>
          </w:pPr>
        </w:pPrChange>
      </w:pPr>
      <w:ins w:id="1886" w:author="Gaurav Dutta" w:date="2016-03-03T16:56:00Z">
        <w:r>
          <w:t>System recreate the payment schedule</w:t>
        </w:r>
      </w:ins>
      <w:ins w:id="1887" w:author="Gaurav Dutta" w:date="2016-03-03T16:57:00Z">
        <w:r>
          <w:t xml:space="preserve"> (in case of decrease in area)</w:t>
        </w:r>
      </w:ins>
    </w:p>
    <w:p w:rsidR="00663164" w:rsidRPr="00E0194D" w:rsidRDefault="00663164">
      <w:pPr>
        <w:pStyle w:val="ListParagraph"/>
        <w:numPr>
          <w:ilvl w:val="1"/>
          <w:numId w:val="16"/>
        </w:numPr>
        <w:rPr>
          <w:rPrChange w:id="1888" w:author="Gaurav Dutta" w:date="2016-03-02T18:44:00Z">
            <w:rPr>
              <w:b/>
              <w:sz w:val="22"/>
              <w:szCs w:val="22"/>
            </w:rPr>
          </w:rPrChange>
        </w:rPr>
        <w:pPrChange w:id="1889" w:author="Gaurav Dutta" w:date="2016-03-03T16:52:00Z">
          <w:pPr>
            <w:pStyle w:val="Heading3"/>
            <w:ind w:left="360"/>
          </w:pPr>
        </w:pPrChange>
      </w:pPr>
      <w:ins w:id="1890" w:author="Gaurav Dutta" w:date="2016-03-03T16:56:00Z">
        <w:r>
          <w:t xml:space="preserve">Auto-generation of </w:t>
        </w:r>
      </w:ins>
      <w:ins w:id="1891" w:author="Gaurav Dutta" w:date="2016-03-03T16:57:00Z">
        <w:r>
          <w:t>Possession letter</w:t>
        </w:r>
      </w:ins>
    </w:p>
    <w:p w:rsidR="0041036D" w:rsidRPr="002132B1" w:rsidRDefault="0041036D" w:rsidP="009B792B">
      <w:pPr>
        <w:pStyle w:val="Heading3"/>
        <w:numPr>
          <w:ilvl w:val="1"/>
          <w:numId w:val="4"/>
        </w:numPr>
        <w:rPr>
          <w:b/>
          <w:sz w:val="22"/>
          <w:szCs w:val="22"/>
        </w:rPr>
      </w:pPr>
      <w:bookmarkStart w:id="1892" w:name="_Toc444803845"/>
      <w:r w:rsidRPr="002132B1">
        <w:rPr>
          <w:b/>
          <w:sz w:val="22"/>
          <w:szCs w:val="22"/>
        </w:rPr>
        <w:t>Business Rules for Possession</w:t>
      </w:r>
      <w:bookmarkEnd w:id="1871"/>
      <w:bookmarkEnd w:id="1892"/>
    </w:p>
    <w:p w:rsidR="0041036D" w:rsidRPr="00246FF7" w:rsidRDefault="0041036D" w:rsidP="008F19E4">
      <w:pPr>
        <w:pStyle w:val="ListParagraph"/>
        <w:numPr>
          <w:ilvl w:val="0"/>
          <w:numId w:val="17"/>
        </w:numPr>
        <w:jc w:val="both"/>
        <w:rPr>
          <w:rStyle w:val="Emphasis"/>
          <w:i w:val="0"/>
        </w:rPr>
      </w:pPr>
      <w:r w:rsidRPr="00246FF7">
        <w:rPr>
          <w:rStyle w:val="Emphasis"/>
          <w:i w:val="0"/>
        </w:rPr>
        <w:t xml:space="preserve">If there is a change in the property area during the possession phase, the assistant would readjust the area amount and would send the same to the </w:t>
      </w:r>
      <w:r w:rsidR="00A0227B">
        <w:rPr>
          <w:rStyle w:val="Emphasis"/>
          <w:i w:val="0"/>
        </w:rPr>
        <w:t>Allottee</w:t>
      </w:r>
      <w:r w:rsidRPr="00246FF7">
        <w:rPr>
          <w:rStyle w:val="Emphasis"/>
          <w:i w:val="0"/>
        </w:rPr>
        <w:t xml:space="preserve">. </w:t>
      </w:r>
    </w:p>
    <w:p w:rsidR="0041036D" w:rsidRPr="00246FF7" w:rsidRDefault="0041036D" w:rsidP="008F19E4">
      <w:pPr>
        <w:pStyle w:val="ListParagraph"/>
        <w:numPr>
          <w:ilvl w:val="0"/>
          <w:numId w:val="18"/>
        </w:numPr>
        <w:jc w:val="both"/>
        <w:rPr>
          <w:rStyle w:val="Emphasis"/>
          <w:i w:val="0"/>
        </w:rPr>
      </w:pPr>
      <w:r w:rsidRPr="00246FF7">
        <w:rPr>
          <w:rStyle w:val="Emphasis"/>
          <w:i w:val="0"/>
        </w:rPr>
        <w:t xml:space="preserve">In case of increase in area, the assistant would calculate the excess amount and ask the </w:t>
      </w:r>
      <w:r w:rsidR="00A0227B">
        <w:rPr>
          <w:rStyle w:val="Emphasis"/>
          <w:i w:val="0"/>
        </w:rPr>
        <w:t>Allottee</w:t>
      </w:r>
      <w:r w:rsidRPr="00246FF7">
        <w:rPr>
          <w:rStyle w:val="Emphasis"/>
          <w:i w:val="0"/>
        </w:rPr>
        <w:t xml:space="preserve"> to pay the same </w:t>
      </w:r>
      <w:r w:rsidRPr="009B7269">
        <w:rPr>
          <w:rStyle w:val="Emphasis"/>
          <w:i w:val="0"/>
        </w:rPr>
        <w:t>as a one-time payment</w:t>
      </w:r>
      <w:r w:rsidRPr="00246FF7">
        <w:rPr>
          <w:rStyle w:val="Emphasis"/>
          <w:i w:val="0"/>
        </w:rPr>
        <w:t xml:space="preserve">. Once the </w:t>
      </w:r>
      <w:r w:rsidR="00A0227B">
        <w:rPr>
          <w:rStyle w:val="Emphasis"/>
          <w:i w:val="0"/>
        </w:rPr>
        <w:t>Allottee</w:t>
      </w:r>
      <w:r w:rsidRPr="00246FF7">
        <w:rPr>
          <w:rStyle w:val="Emphasis"/>
          <w:i w:val="0"/>
        </w:rPr>
        <w:t xml:space="preserve"> pays the one-time excess amount, he will be issued the possession certificate.</w:t>
      </w:r>
    </w:p>
    <w:p w:rsidR="0041036D" w:rsidRDefault="00E0194D" w:rsidP="008F19E4">
      <w:pPr>
        <w:pStyle w:val="ListParagraph"/>
        <w:numPr>
          <w:ilvl w:val="0"/>
          <w:numId w:val="18"/>
        </w:numPr>
        <w:jc w:val="both"/>
        <w:rPr>
          <w:ins w:id="1893" w:author="Gaurav Dutta" w:date="2016-03-02T18:47:00Z"/>
          <w:rStyle w:val="Emphasis"/>
          <w:i w:val="0"/>
        </w:rPr>
      </w:pPr>
      <w:ins w:id="1894" w:author="Gaurav Dutta" w:date="2016-03-02T18:48:00Z">
        <w:r>
          <w:rPr>
            <w:iCs/>
            <w:noProof/>
            <w:lang w:bidi="hi-IN"/>
          </w:rPr>
          <mc:AlternateContent>
            <mc:Choice Requires="wps">
              <w:drawing>
                <wp:anchor distT="0" distB="0" distL="114300" distR="114300" simplePos="0" relativeHeight="251676672" behindDoc="1" locked="0" layoutInCell="1" allowOverlap="1">
                  <wp:simplePos x="0" y="0"/>
                  <wp:positionH relativeFrom="column">
                    <wp:posOffset>887730</wp:posOffset>
                  </wp:positionH>
                  <wp:positionV relativeFrom="paragraph">
                    <wp:posOffset>360045</wp:posOffset>
                  </wp:positionV>
                  <wp:extent cx="3609975" cy="20002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477C6" id="Rectangle 19" o:spid="_x0000_s1026" style="position:absolute;margin-left:69.9pt;margin-top:28.35pt;width:284.25pt;height:15.7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7jsDMpUCAACGBQAADgAAAAAAAAAAAAAAAAAuAgAAZHJzL2Uyb0Rv&#10;Yy54bWxQSwECLQAUAAYACAAAACEAs0VvneEAAAAJAQAADwAAAAAAAAAAAAAAAADvBAAAZHJzL2Rv&#10;d25yZXYueG1sUEsFBgAAAAAEAAQA8wAAAP0FAAAAAA==&#10;" filled="f" strokecolor="black [3213]" strokeweight="1pt"/>
              </w:pict>
            </mc:Fallback>
          </mc:AlternateContent>
        </w:r>
      </w:ins>
      <w:r w:rsidR="0041036D" w:rsidRPr="00246FF7">
        <w:rPr>
          <w:rStyle w:val="Emphasis"/>
          <w:i w:val="0"/>
        </w:rPr>
        <w:t xml:space="preserve">In case of decrease in area, the assistant would the re-adjust the amount and reschedule the installments of the </w:t>
      </w:r>
      <w:r w:rsidR="00A0227B">
        <w:rPr>
          <w:rStyle w:val="Emphasis"/>
          <w:i w:val="0"/>
        </w:rPr>
        <w:t>Allottee</w:t>
      </w:r>
      <w:r w:rsidR="0041036D" w:rsidRPr="00246FF7">
        <w:rPr>
          <w:rStyle w:val="Emphasis"/>
          <w:i w:val="0"/>
        </w:rPr>
        <w:t>.</w:t>
      </w:r>
    </w:p>
    <w:p w:rsidR="00E0194D" w:rsidRPr="00E0194D" w:rsidRDefault="00E0194D">
      <w:pPr>
        <w:pStyle w:val="ListParagraph"/>
        <w:numPr>
          <w:ilvl w:val="0"/>
          <w:numId w:val="17"/>
        </w:numPr>
        <w:jc w:val="both"/>
        <w:rPr>
          <w:rStyle w:val="Emphasis"/>
          <w:i w:val="0"/>
        </w:rPr>
        <w:pPrChange w:id="1895" w:author="Gaurav Dutta" w:date="2016-03-02T18:47:00Z">
          <w:pPr>
            <w:pStyle w:val="ListParagraph"/>
            <w:numPr>
              <w:numId w:val="18"/>
            </w:numPr>
            <w:ind w:left="2160" w:hanging="360"/>
            <w:jc w:val="both"/>
          </w:pPr>
        </w:pPrChange>
      </w:pPr>
      <w:ins w:id="1896" w:author="Gaurav Dutta" w:date="2016-03-02T18:47:00Z">
        <w:r>
          <w:rPr>
            <w:rStyle w:val="Emphasis"/>
            <w:i w:val="0"/>
          </w:rPr>
          <w:t xml:space="preserve">Excess area amount calculation = Excess Area * Allotment Rate </w:t>
        </w:r>
        <w:r w:rsidRPr="00E0194D">
          <w:rPr>
            <w:rStyle w:val="Emphasis"/>
            <w:rPrChange w:id="1897" w:author="Gaurav Dutta" w:date="2016-03-02T18:48:00Z">
              <w:rPr>
                <w:rStyle w:val="Emphasis"/>
                <w:i w:val="0"/>
              </w:rPr>
            </w:rPrChange>
          </w:rPr>
          <w:t>(</w:t>
        </w:r>
      </w:ins>
      <w:ins w:id="1898" w:author="Gaurav Dutta" w:date="2016-03-02T18:48:00Z">
        <w:r w:rsidRPr="00E0194D">
          <w:rPr>
            <w:rStyle w:val="Emphasis"/>
            <w:rPrChange w:id="1899" w:author="Gaurav Dutta" w:date="2016-03-02T18:48:00Z">
              <w:rPr>
                <w:rStyle w:val="Emphasis"/>
                <w:i w:val="0"/>
              </w:rPr>
            </w:rPrChange>
          </w:rPr>
          <w:t xml:space="preserve">Units in </w:t>
        </w:r>
      </w:ins>
      <w:ins w:id="1900" w:author="Gaurav Dutta" w:date="2016-03-02T18:47:00Z">
        <w:r w:rsidRPr="00E0194D">
          <w:rPr>
            <w:rStyle w:val="Emphasis"/>
            <w:rPrChange w:id="1901" w:author="Gaurav Dutta" w:date="2016-03-02T18:48:00Z">
              <w:rPr>
                <w:rStyle w:val="Emphasis"/>
                <w:i w:val="0"/>
              </w:rPr>
            </w:rPrChange>
          </w:rPr>
          <w:t>per Sq. mtr)</w:t>
        </w:r>
      </w:ins>
    </w:p>
    <w:p w:rsidR="0041036D" w:rsidRDefault="0041036D" w:rsidP="008F19E4">
      <w:pPr>
        <w:pStyle w:val="ListParagraph"/>
        <w:numPr>
          <w:ilvl w:val="0"/>
          <w:numId w:val="17"/>
        </w:numPr>
        <w:jc w:val="both"/>
        <w:rPr>
          <w:ins w:id="1902" w:author="Gaurav Dutta" w:date="2016-03-03T16:57:00Z"/>
          <w:rStyle w:val="Emphasis"/>
          <w:i w:val="0"/>
        </w:rPr>
      </w:pPr>
      <w:r w:rsidRPr="00246FF7">
        <w:rPr>
          <w:rStyle w:val="Emphasis"/>
          <w:i w:val="0"/>
        </w:rPr>
        <w:t xml:space="preserve">The possession letter should be requested by the </w:t>
      </w:r>
      <w:r w:rsidR="00A0227B">
        <w:rPr>
          <w:rStyle w:val="Emphasis"/>
          <w:i w:val="0"/>
        </w:rPr>
        <w:t>Allottee</w:t>
      </w:r>
      <w:r w:rsidRPr="00246FF7">
        <w:rPr>
          <w:rStyle w:val="Emphasis"/>
          <w:i w:val="0"/>
        </w:rPr>
        <w:t xml:space="preserve"> within </w:t>
      </w:r>
      <w:r w:rsidR="00E37685">
        <w:rPr>
          <w:rStyle w:val="Emphasis"/>
          <w:i w:val="0"/>
        </w:rPr>
        <w:t xml:space="preserve">a stipulated time-frame </w:t>
      </w:r>
      <w:r w:rsidRPr="00246FF7">
        <w:rPr>
          <w:rStyle w:val="Emphasis"/>
          <w:i w:val="0"/>
        </w:rPr>
        <w:t>from the time the possession order was approved. If he misses this time-frame, he would have to pay the penalty as decided by the authority.</w:t>
      </w:r>
    </w:p>
    <w:p w:rsidR="000C5A48" w:rsidRDefault="000C5A48" w:rsidP="008F19E4">
      <w:pPr>
        <w:pStyle w:val="ListParagraph"/>
        <w:numPr>
          <w:ilvl w:val="0"/>
          <w:numId w:val="17"/>
        </w:numPr>
        <w:jc w:val="both"/>
        <w:rPr>
          <w:ins w:id="1903" w:author="Gaurav Dutta" w:date="2016-03-03T17:00:00Z"/>
          <w:rStyle w:val="Emphasis"/>
          <w:i w:val="0"/>
        </w:rPr>
      </w:pPr>
      <w:ins w:id="1904" w:author="Gaurav Dutta" w:date="2016-03-03T16:58:00Z">
        <w:r>
          <w:rPr>
            <w:rStyle w:val="Emphasis"/>
            <w:i w:val="0"/>
          </w:rPr>
          <w:t>Once the possession letter is auto-generated</w:t>
        </w:r>
      </w:ins>
      <w:ins w:id="1905" w:author="Gaurav Dutta" w:date="2016-03-03T16:59:00Z">
        <w:r>
          <w:rPr>
            <w:rStyle w:val="Emphasis"/>
            <w:i w:val="0"/>
          </w:rPr>
          <w:t xml:space="preserve"> by the system</w:t>
        </w:r>
      </w:ins>
      <w:ins w:id="1906" w:author="Gaurav Dutta" w:date="2016-03-03T16:58:00Z">
        <w:r>
          <w:rPr>
            <w:rStyle w:val="Emphasis"/>
            <w:i w:val="0"/>
          </w:rPr>
          <w:t>, various process would be</w:t>
        </w:r>
      </w:ins>
      <w:ins w:id="1907" w:author="Gaurav Dutta" w:date="2016-03-03T17:00:00Z">
        <w:r>
          <w:rPr>
            <w:rStyle w:val="Emphasis"/>
            <w:i w:val="0"/>
          </w:rPr>
          <w:t xml:space="preserve"> initiated:</w:t>
        </w:r>
      </w:ins>
    </w:p>
    <w:p w:rsidR="000C5A48" w:rsidRDefault="000C5A48">
      <w:pPr>
        <w:pStyle w:val="ListParagraph"/>
        <w:numPr>
          <w:ilvl w:val="1"/>
          <w:numId w:val="17"/>
        </w:numPr>
        <w:jc w:val="both"/>
        <w:rPr>
          <w:ins w:id="1908" w:author="Gaurav Dutta" w:date="2016-03-03T17:05:00Z"/>
          <w:rStyle w:val="Emphasis"/>
          <w:i w:val="0"/>
        </w:rPr>
        <w:pPrChange w:id="1909" w:author="Gaurav Dutta" w:date="2016-03-03T17:00:00Z">
          <w:pPr>
            <w:pStyle w:val="ListParagraph"/>
            <w:numPr>
              <w:numId w:val="17"/>
            </w:numPr>
            <w:ind w:left="1440" w:hanging="360"/>
            <w:jc w:val="both"/>
          </w:pPr>
        </w:pPrChange>
      </w:pPr>
      <w:ins w:id="1910" w:author="Gaurav Dutta" w:date="2016-03-03T16:58:00Z">
        <w:r>
          <w:rPr>
            <w:rStyle w:val="Emphasis"/>
            <w:i w:val="0"/>
          </w:rPr>
          <w:t xml:space="preserve"> </w:t>
        </w:r>
      </w:ins>
      <w:ins w:id="1911" w:author="Gaurav Dutta" w:date="2016-03-03T17:00:00Z">
        <w:r>
          <w:rPr>
            <w:rStyle w:val="Emphasis"/>
            <w:i w:val="0"/>
          </w:rPr>
          <w:t>An email</w:t>
        </w:r>
      </w:ins>
      <w:ins w:id="1912" w:author="Gaurav Dutta" w:date="2016-03-03T17:04:00Z">
        <w:r w:rsidR="0049004F">
          <w:rPr>
            <w:rStyle w:val="Emphasis"/>
            <w:i w:val="0"/>
          </w:rPr>
          <w:t>/sms</w:t>
        </w:r>
      </w:ins>
      <w:ins w:id="1913" w:author="Gaurav Dutta" w:date="2016-03-03T17:00:00Z">
        <w:r>
          <w:rPr>
            <w:rStyle w:val="Emphasis"/>
            <w:i w:val="0"/>
          </w:rPr>
          <w:t xml:space="preserve"> notification would be send to the customer informing him to have his Building plan approved with</w:t>
        </w:r>
      </w:ins>
      <w:ins w:id="1914" w:author="Gaurav Dutta" w:date="2016-03-03T17:02:00Z">
        <w:r>
          <w:rPr>
            <w:rStyle w:val="Emphasis"/>
            <w:i w:val="0"/>
          </w:rPr>
          <w:t>in</w:t>
        </w:r>
      </w:ins>
      <w:ins w:id="1915" w:author="Gaurav Dutta" w:date="2016-03-03T17:00:00Z">
        <w:r>
          <w:rPr>
            <w:rStyle w:val="Emphasis"/>
            <w:i w:val="0"/>
          </w:rPr>
          <w:t xml:space="preserve"> a specific time-frame.</w:t>
        </w:r>
      </w:ins>
      <w:ins w:id="1916" w:author="Gaurav Dutta" w:date="2016-03-03T17:03:00Z">
        <w:r w:rsidR="0049004F">
          <w:rPr>
            <w:rStyle w:val="Emphasis"/>
            <w:i w:val="0"/>
          </w:rPr>
          <w:t xml:space="preserve"> The system would keep a track on the building plan approvals for all the properties.</w:t>
        </w:r>
      </w:ins>
    </w:p>
    <w:p w:rsidR="000C5A48" w:rsidRDefault="0049004F">
      <w:pPr>
        <w:pStyle w:val="ListParagraph"/>
        <w:numPr>
          <w:ilvl w:val="1"/>
          <w:numId w:val="17"/>
        </w:numPr>
        <w:jc w:val="both"/>
        <w:rPr>
          <w:ins w:id="1917" w:author="Gaurav Dutta" w:date="2016-03-03T17:07:00Z"/>
          <w:rStyle w:val="Emphasis"/>
          <w:i w:val="0"/>
        </w:rPr>
        <w:pPrChange w:id="1918" w:author="Gaurav Dutta" w:date="2016-03-03T17:00:00Z">
          <w:pPr>
            <w:pStyle w:val="ListParagraph"/>
            <w:numPr>
              <w:numId w:val="17"/>
            </w:numPr>
            <w:ind w:left="1440" w:hanging="360"/>
            <w:jc w:val="both"/>
          </w:pPr>
        </w:pPrChange>
      </w:pPr>
      <w:ins w:id="1919" w:author="Gaurav Dutta" w:date="2016-03-03T17:04:00Z">
        <w:r>
          <w:rPr>
            <w:rStyle w:val="Emphasis"/>
            <w:i w:val="0"/>
          </w:rPr>
          <w:t xml:space="preserve">Once the building plan is approved, the customer is informed via email/sms to have his completion certificate </w:t>
        </w:r>
      </w:ins>
      <w:ins w:id="1920" w:author="Gaurav Dutta" w:date="2016-03-03T17:05:00Z">
        <w:r>
          <w:rPr>
            <w:rStyle w:val="Emphasis"/>
            <w:i w:val="0"/>
          </w:rPr>
          <w:t>within a specific time-frame.</w:t>
        </w:r>
      </w:ins>
    </w:p>
    <w:p w:rsidR="0049004F" w:rsidRPr="00BA267B" w:rsidRDefault="0049004F">
      <w:pPr>
        <w:pStyle w:val="ListParagraph"/>
        <w:numPr>
          <w:ilvl w:val="1"/>
          <w:numId w:val="17"/>
        </w:numPr>
        <w:jc w:val="both"/>
        <w:rPr>
          <w:ins w:id="1921" w:author="Gaurav Dutta" w:date="2016-03-03T17:04:00Z"/>
          <w:rStyle w:val="Emphasis"/>
          <w:i w:val="0"/>
        </w:rPr>
        <w:pPrChange w:id="1922" w:author="Gaurav Dutta" w:date="2016-03-03T17:07:00Z">
          <w:pPr>
            <w:pStyle w:val="ListParagraph"/>
            <w:numPr>
              <w:numId w:val="17"/>
            </w:numPr>
            <w:ind w:left="1440" w:hanging="360"/>
            <w:jc w:val="both"/>
          </w:pPr>
        </w:pPrChange>
      </w:pPr>
      <w:ins w:id="1923" w:author="Gaurav Dutta" w:date="2016-03-03T17:07:00Z">
        <w:r w:rsidRPr="00BA267B">
          <w:rPr>
            <w:rStyle w:val="Emphasis"/>
            <w:i w:val="0"/>
          </w:rPr>
          <w:lastRenderedPageBreak/>
          <w:t>If the customer misses the timeline, he would be eligible for extension. In this case, the system</w:t>
        </w:r>
      </w:ins>
      <w:ins w:id="1924" w:author="Gaurav Dutta" w:date="2016-03-03T17:11:00Z">
        <w:r>
          <w:rPr>
            <w:rStyle w:val="Emphasis"/>
            <w:i w:val="0"/>
          </w:rPr>
          <w:t xml:space="preserve"> would auto-generate a new payment order for the customer that</w:t>
        </w:r>
      </w:ins>
      <w:ins w:id="1925" w:author="Gaurav Dutta" w:date="2016-03-03T17:07:00Z">
        <w:r w:rsidRPr="00BA267B">
          <w:rPr>
            <w:rStyle w:val="Emphasis"/>
            <w:i w:val="0"/>
          </w:rPr>
          <w:t xml:space="preserve"> would </w:t>
        </w:r>
      </w:ins>
      <w:ins w:id="1926" w:author="Gaurav Dutta" w:date="2016-03-03T17:11:00Z">
        <w:r>
          <w:rPr>
            <w:rStyle w:val="Emphasis"/>
            <w:i w:val="0"/>
          </w:rPr>
          <w:t xml:space="preserve">have the </w:t>
        </w:r>
      </w:ins>
      <w:ins w:id="1927" w:author="Gaurav Dutta" w:date="2016-03-03T17:07:00Z">
        <w:r w:rsidRPr="00BA267B">
          <w:rPr>
            <w:rStyle w:val="Emphasis"/>
            <w:i w:val="0"/>
          </w:rPr>
          <w:t>penalty</w:t>
        </w:r>
      </w:ins>
      <w:ins w:id="1928" w:author="Gaurav Dutta" w:date="2016-03-03T17:08:00Z">
        <w:r>
          <w:rPr>
            <w:rStyle w:val="Emphasis"/>
            <w:i w:val="0"/>
          </w:rPr>
          <w:t>,</w:t>
        </w:r>
      </w:ins>
      <w:ins w:id="1929" w:author="Gaurav Dutta" w:date="2016-03-03T17:07:00Z">
        <w:r w:rsidRPr="00BA267B">
          <w:rPr>
            <w:rStyle w:val="Emphasis"/>
            <w:i w:val="0"/>
          </w:rPr>
          <w:t xml:space="preserve"> i.e. extension charges</w:t>
        </w:r>
      </w:ins>
      <w:ins w:id="1930" w:author="Gaurav Dutta" w:date="2016-03-03T17:08:00Z">
        <w:r>
          <w:rPr>
            <w:rStyle w:val="Emphasis"/>
            <w:i w:val="0"/>
          </w:rPr>
          <w:t>,</w:t>
        </w:r>
      </w:ins>
      <w:ins w:id="1931" w:author="Gaurav Dutta" w:date="2016-03-03T17:07:00Z">
        <w:r w:rsidRPr="00BA267B">
          <w:rPr>
            <w:rStyle w:val="Emphasis"/>
            <w:i w:val="0"/>
          </w:rPr>
          <w:t xml:space="preserve"> </w:t>
        </w:r>
      </w:ins>
      <w:ins w:id="1932" w:author="Gaurav Dutta" w:date="2016-03-03T17:11:00Z">
        <w:r>
          <w:rPr>
            <w:rStyle w:val="Emphasis"/>
            <w:i w:val="0"/>
          </w:rPr>
          <w:t xml:space="preserve">added </w:t>
        </w:r>
      </w:ins>
      <w:ins w:id="1933" w:author="Gaurav Dutta" w:date="2016-03-03T17:08:00Z">
        <w:r>
          <w:rPr>
            <w:rStyle w:val="Emphasis"/>
            <w:i w:val="0"/>
          </w:rPr>
          <w:t>to the</w:t>
        </w:r>
      </w:ins>
      <w:ins w:id="1934" w:author="Gaurav Dutta" w:date="2016-03-03T17:07:00Z">
        <w:r w:rsidRPr="00BA267B">
          <w:rPr>
            <w:rStyle w:val="Emphasis"/>
            <w:i w:val="0"/>
          </w:rPr>
          <w:t xml:space="preserve"> or</w:t>
        </w:r>
      </w:ins>
      <w:ins w:id="1935" w:author="Gaurav Dutta" w:date="2016-03-03T17:08:00Z">
        <w:r>
          <w:rPr>
            <w:rStyle w:val="Emphasis"/>
            <w:i w:val="0"/>
          </w:rPr>
          <w:t>i</w:t>
        </w:r>
      </w:ins>
      <w:ins w:id="1936" w:author="Gaurav Dutta" w:date="2016-03-03T17:07:00Z">
        <w:r w:rsidRPr="00BA267B">
          <w:rPr>
            <w:rStyle w:val="Emphasis"/>
            <w:i w:val="0"/>
          </w:rPr>
          <w:t>gin</w:t>
        </w:r>
        <w:r>
          <w:rPr>
            <w:rStyle w:val="Emphasis"/>
            <w:i w:val="0"/>
          </w:rPr>
          <w:t>al amount</w:t>
        </w:r>
      </w:ins>
      <w:ins w:id="1937" w:author="Gaurav Dutta" w:date="2016-03-03T17:11:00Z">
        <w:r>
          <w:rPr>
            <w:rStyle w:val="Emphasis"/>
            <w:i w:val="0"/>
          </w:rPr>
          <w:t>.</w:t>
        </w:r>
      </w:ins>
    </w:p>
    <w:p w:rsidR="0049004F" w:rsidRPr="00246FF7" w:rsidDel="0049004F" w:rsidRDefault="0049004F">
      <w:pPr>
        <w:pStyle w:val="ListParagraph"/>
        <w:ind w:left="2160"/>
        <w:jc w:val="both"/>
        <w:rPr>
          <w:del w:id="1938" w:author="Gaurav Dutta" w:date="2016-03-03T17:11:00Z"/>
          <w:rStyle w:val="Emphasis"/>
          <w:i w:val="0"/>
        </w:rPr>
        <w:pPrChange w:id="1939" w:author="Gaurav Dutta" w:date="2016-03-03T17:07:00Z">
          <w:pPr>
            <w:pStyle w:val="ListParagraph"/>
            <w:numPr>
              <w:numId w:val="17"/>
            </w:numPr>
            <w:ind w:left="1440" w:hanging="360"/>
            <w:jc w:val="both"/>
          </w:pPr>
        </w:pPrChange>
      </w:pPr>
    </w:p>
    <w:p w:rsidR="002117EA" w:rsidDel="0049004F" w:rsidRDefault="002117EA" w:rsidP="002117EA">
      <w:pPr>
        <w:jc w:val="both"/>
        <w:rPr>
          <w:del w:id="1940" w:author="Gaurav Dutta" w:date="2016-03-03T17:11:00Z"/>
        </w:rPr>
      </w:pPr>
    </w:p>
    <w:p w:rsidR="00C72748" w:rsidRDefault="00C72748" w:rsidP="002117EA">
      <w:pPr>
        <w:jc w:val="both"/>
      </w:pPr>
    </w:p>
    <w:p w:rsidR="00C72748" w:rsidDel="000C5A48" w:rsidRDefault="00C72748" w:rsidP="002117EA">
      <w:pPr>
        <w:jc w:val="both"/>
        <w:rPr>
          <w:del w:id="1941" w:author="Gaurav Dutta" w:date="2016-03-03T16:57:00Z"/>
        </w:rPr>
      </w:pPr>
    </w:p>
    <w:p w:rsidR="002117EA" w:rsidDel="000C5A48" w:rsidRDefault="002117EA" w:rsidP="002117EA">
      <w:pPr>
        <w:jc w:val="both"/>
        <w:rPr>
          <w:del w:id="1942" w:author="Gaurav Dutta" w:date="2016-03-03T16:57:00Z"/>
        </w:rPr>
      </w:pPr>
    </w:p>
    <w:p w:rsidR="002117EA" w:rsidDel="000C5A48" w:rsidRDefault="002117EA" w:rsidP="002117EA">
      <w:pPr>
        <w:jc w:val="both"/>
        <w:rPr>
          <w:del w:id="1943" w:author="Gaurav Dutta" w:date="2016-03-03T16:57:00Z"/>
        </w:rPr>
      </w:pPr>
    </w:p>
    <w:p w:rsidR="002117EA" w:rsidDel="0049004F" w:rsidRDefault="002117EA" w:rsidP="002117EA">
      <w:pPr>
        <w:jc w:val="both"/>
        <w:rPr>
          <w:del w:id="1944" w:author="Gaurav Dutta" w:date="2016-03-03T16:57:00Z"/>
        </w:rPr>
      </w:pPr>
    </w:p>
    <w:p w:rsidR="0049004F" w:rsidRDefault="0049004F" w:rsidP="002117EA">
      <w:pPr>
        <w:jc w:val="both"/>
        <w:rPr>
          <w:ins w:id="1945" w:author="Gaurav Dutta" w:date="2016-03-03T17:11:00Z"/>
        </w:rPr>
      </w:pPr>
    </w:p>
    <w:p w:rsidR="0049004F" w:rsidRDefault="0049004F" w:rsidP="002117EA">
      <w:pPr>
        <w:jc w:val="both"/>
        <w:rPr>
          <w:ins w:id="1946" w:author="Gaurav Dutta" w:date="2016-03-03T17:11:00Z"/>
        </w:rPr>
      </w:pPr>
    </w:p>
    <w:p w:rsidR="0049004F" w:rsidRDefault="0049004F" w:rsidP="002117EA">
      <w:pPr>
        <w:jc w:val="both"/>
        <w:rPr>
          <w:ins w:id="1947" w:author="Gaurav Dutta" w:date="2016-03-03T17:11:00Z"/>
        </w:rPr>
      </w:pPr>
    </w:p>
    <w:p w:rsidR="0049004F" w:rsidRDefault="0049004F" w:rsidP="002117EA">
      <w:pPr>
        <w:jc w:val="both"/>
        <w:rPr>
          <w:ins w:id="1948" w:author="Gaurav Dutta" w:date="2016-03-03T17:11:00Z"/>
        </w:rPr>
      </w:pPr>
    </w:p>
    <w:p w:rsidR="0049004F" w:rsidRDefault="0049004F" w:rsidP="002117EA">
      <w:pPr>
        <w:jc w:val="both"/>
        <w:rPr>
          <w:ins w:id="1949" w:author="Gaurav Dutta" w:date="2016-03-03T17:11:00Z"/>
        </w:rPr>
      </w:pPr>
    </w:p>
    <w:p w:rsidR="0049004F" w:rsidRDefault="0049004F" w:rsidP="002117EA">
      <w:pPr>
        <w:jc w:val="both"/>
        <w:rPr>
          <w:ins w:id="1950" w:author="Gaurav Dutta" w:date="2016-03-03T17:11:00Z"/>
        </w:rPr>
      </w:pPr>
    </w:p>
    <w:p w:rsidR="0049004F" w:rsidRDefault="0049004F" w:rsidP="002117EA">
      <w:pPr>
        <w:jc w:val="both"/>
        <w:rPr>
          <w:ins w:id="1951" w:author="Gaurav Dutta" w:date="2016-03-03T17:11:00Z"/>
        </w:rPr>
      </w:pPr>
    </w:p>
    <w:p w:rsidR="0049004F" w:rsidRDefault="0049004F" w:rsidP="002117EA">
      <w:pPr>
        <w:jc w:val="both"/>
        <w:rPr>
          <w:ins w:id="1952" w:author="Gaurav Dutta" w:date="2016-03-03T17:11:00Z"/>
        </w:rPr>
      </w:pPr>
    </w:p>
    <w:p w:rsidR="0049004F" w:rsidRDefault="0049004F" w:rsidP="002117EA">
      <w:pPr>
        <w:jc w:val="both"/>
        <w:rPr>
          <w:ins w:id="1953" w:author="Gaurav Dutta" w:date="2016-03-03T17:11:00Z"/>
        </w:rPr>
      </w:pPr>
    </w:p>
    <w:p w:rsidR="0049004F" w:rsidRDefault="0049004F" w:rsidP="002117EA">
      <w:pPr>
        <w:jc w:val="both"/>
        <w:rPr>
          <w:ins w:id="1954" w:author="Gaurav Dutta" w:date="2016-03-03T17:11:00Z"/>
        </w:rPr>
      </w:pPr>
    </w:p>
    <w:p w:rsidR="0049004F" w:rsidRDefault="0049004F" w:rsidP="002117EA">
      <w:pPr>
        <w:jc w:val="both"/>
        <w:rPr>
          <w:ins w:id="1955" w:author="Gaurav Dutta" w:date="2016-03-03T17:11:00Z"/>
        </w:rPr>
      </w:pPr>
    </w:p>
    <w:p w:rsidR="0049004F" w:rsidRDefault="0049004F" w:rsidP="002117EA">
      <w:pPr>
        <w:jc w:val="both"/>
        <w:rPr>
          <w:ins w:id="1956" w:author="Gaurav Dutta" w:date="2016-03-03T17:11:00Z"/>
        </w:rPr>
      </w:pPr>
    </w:p>
    <w:p w:rsidR="0049004F" w:rsidRDefault="0049004F" w:rsidP="002117EA">
      <w:pPr>
        <w:jc w:val="both"/>
        <w:rPr>
          <w:ins w:id="1957" w:author="Gaurav Dutta" w:date="2016-03-03T17:11:00Z"/>
        </w:rPr>
      </w:pPr>
    </w:p>
    <w:p w:rsidR="0049004F" w:rsidRDefault="0049004F" w:rsidP="002117EA">
      <w:pPr>
        <w:jc w:val="both"/>
        <w:rPr>
          <w:ins w:id="1958" w:author="Gaurav Dutta" w:date="2016-03-03T17:11:00Z"/>
        </w:rPr>
      </w:pPr>
    </w:p>
    <w:p w:rsidR="0049004F" w:rsidRDefault="0049004F" w:rsidP="002117EA">
      <w:pPr>
        <w:jc w:val="both"/>
        <w:rPr>
          <w:ins w:id="1959" w:author="Gaurav Dutta" w:date="2016-03-03T17:11:00Z"/>
        </w:rPr>
      </w:pPr>
    </w:p>
    <w:p w:rsidR="0049004F" w:rsidRDefault="0049004F" w:rsidP="002117EA">
      <w:pPr>
        <w:jc w:val="both"/>
        <w:rPr>
          <w:ins w:id="1960" w:author="Gaurav Dutta" w:date="2016-03-03T17:11:00Z"/>
        </w:rPr>
      </w:pPr>
    </w:p>
    <w:p w:rsidR="0049004F" w:rsidRDefault="0049004F" w:rsidP="002117EA">
      <w:pPr>
        <w:jc w:val="both"/>
        <w:rPr>
          <w:ins w:id="1961" w:author="Gaurav Dutta" w:date="2016-03-03T17:11:00Z"/>
        </w:rPr>
      </w:pPr>
    </w:p>
    <w:p w:rsidR="0049004F" w:rsidRDefault="0049004F" w:rsidP="002117EA">
      <w:pPr>
        <w:jc w:val="both"/>
        <w:rPr>
          <w:ins w:id="1962" w:author="Gaurav Dutta" w:date="2016-03-03T17:11:00Z"/>
        </w:rPr>
      </w:pPr>
    </w:p>
    <w:p w:rsidR="0049004F" w:rsidRDefault="0049004F" w:rsidP="002117EA">
      <w:pPr>
        <w:jc w:val="both"/>
        <w:rPr>
          <w:ins w:id="1963" w:author="Gaurav Dutta" w:date="2016-03-03T17:11:00Z"/>
        </w:rPr>
      </w:pPr>
    </w:p>
    <w:p w:rsidR="0049004F" w:rsidRDefault="0049004F" w:rsidP="002117EA">
      <w:pPr>
        <w:jc w:val="both"/>
        <w:rPr>
          <w:ins w:id="1964" w:author="Gaurav Dutta" w:date="2016-03-03T17:11:00Z"/>
        </w:rPr>
      </w:pPr>
    </w:p>
    <w:p w:rsidR="0049004F" w:rsidRDefault="0049004F" w:rsidP="002117EA">
      <w:pPr>
        <w:jc w:val="both"/>
        <w:rPr>
          <w:ins w:id="1965" w:author="Gaurav Dutta" w:date="2016-03-03T17:11:00Z"/>
        </w:rPr>
      </w:pPr>
    </w:p>
    <w:p w:rsidR="0049004F" w:rsidRDefault="0049004F" w:rsidP="002117EA">
      <w:pPr>
        <w:jc w:val="both"/>
        <w:rPr>
          <w:ins w:id="1966" w:author="Gaurav Dutta" w:date="2016-03-03T17:11:00Z"/>
        </w:rPr>
      </w:pPr>
    </w:p>
    <w:p w:rsidR="0049004F" w:rsidRDefault="0049004F" w:rsidP="002117EA">
      <w:pPr>
        <w:jc w:val="both"/>
        <w:rPr>
          <w:ins w:id="1967" w:author="Gaurav Dutta" w:date="2016-03-03T17:11:00Z"/>
        </w:rPr>
      </w:pPr>
    </w:p>
    <w:p w:rsidR="0049004F" w:rsidRDefault="0049004F" w:rsidP="002117EA">
      <w:pPr>
        <w:jc w:val="both"/>
        <w:rPr>
          <w:ins w:id="1968" w:author="Gaurav Dutta" w:date="2016-03-03T17:11:00Z"/>
        </w:rPr>
      </w:pPr>
    </w:p>
    <w:p w:rsidR="0049004F" w:rsidRDefault="0049004F" w:rsidP="002117EA">
      <w:pPr>
        <w:jc w:val="both"/>
        <w:rPr>
          <w:ins w:id="1969" w:author="Gaurav Dutta" w:date="2016-03-03T17:11:00Z"/>
        </w:rPr>
      </w:pPr>
    </w:p>
    <w:p w:rsidR="002117EA" w:rsidDel="0049004F" w:rsidRDefault="002117EA" w:rsidP="002117EA">
      <w:pPr>
        <w:jc w:val="both"/>
        <w:rPr>
          <w:del w:id="1970" w:author="Gaurav Dutta" w:date="2016-03-03T17:11:00Z"/>
        </w:rPr>
      </w:pPr>
    </w:p>
    <w:p w:rsidR="002117EA" w:rsidRDefault="002117EA" w:rsidP="002117EA">
      <w:pPr>
        <w:jc w:val="both"/>
      </w:pPr>
    </w:p>
    <w:p w:rsidR="00657DAE" w:rsidRDefault="00657DAE" w:rsidP="00944375">
      <w:pPr>
        <w:pStyle w:val="Heading2"/>
        <w:numPr>
          <w:ilvl w:val="0"/>
          <w:numId w:val="2"/>
        </w:numPr>
        <w:rPr>
          <w:b/>
          <w:sz w:val="24"/>
          <w:szCs w:val="24"/>
          <w:u w:val="single"/>
        </w:rPr>
      </w:pPr>
      <w:bookmarkStart w:id="1971" w:name="_Toc444803846"/>
      <w:r>
        <w:rPr>
          <w:b/>
          <w:sz w:val="24"/>
          <w:szCs w:val="24"/>
          <w:u w:val="single"/>
        </w:rPr>
        <w:lastRenderedPageBreak/>
        <w:t>Request of Completion Certificate</w:t>
      </w:r>
      <w:bookmarkEnd w:id="1971"/>
    </w:p>
    <w:p w:rsidR="00657DAE" w:rsidRPr="002117EA" w:rsidRDefault="004E21FC" w:rsidP="004E21FC">
      <w:pPr>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rsidR="00F91BC7">
        <w:t xml:space="preserve"> </w:t>
      </w:r>
      <w:r w:rsidR="00F91BC7" w:rsidRPr="00F91BC7">
        <w:t>Completion certi</w:t>
      </w:r>
      <w:r w:rsidR="007A44F4">
        <w:t>ficate</w:t>
      </w:r>
      <w:r w:rsidR="00F91BC7" w:rsidRPr="00F91BC7">
        <w:t xml:space="preserve"> would ensure that there is a requisite infrastructure available with the </w:t>
      </w:r>
      <w:r w:rsidR="0070289A">
        <w:t xml:space="preserve">allottee </w:t>
      </w:r>
      <w:r w:rsidR="00F91BC7" w:rsidRPr="00F91BC7">
        <w:t>before he starts a unit.</w:t>
      </w:r>
    </w:p>
    <w:p w:rsidR="00657DAE" w:rsidRDefault="00657DAE" w:rsidP="00657DAE">
      <w:r w:rsidRPr="002117EA">
        <w:rPr>
          <w:noProof/>
          <w:lang w:bidi="hi-IN"/>
        </w:rPr>
        <w:drawing>
          <wp:inline distT="0" distB="0" distL="0" distR="0" wp14:anchorId="3B3268AE" wp14:editId="17E6AA90">
            <wp:extent cx="6099175" cy="7124971"/>
            <wp:effectExtent l="0" t="0" r="0" b="0"/>
            <wp:docPr id="25" name="Picture 25" descr="C:\Users\gdutta\Desktop\Noida - PMS\Departments\Industrial New\Industr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dutta\Desktop\Noida - PMS\Departments\Industrial New\Industr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24971"/>
                    </a:xfrm>
                    <a:prstGeom prst="rect">
                      <a:avLst/>
                    </a:prstGeom>
                    <a:noFill/>
                    <a:ln>
                      <a:noFill/>
                    </a:ln>
                  </pic:spPr>
                </pic:pic>
              </a:graphicData>
            </a:graphic>
          </wp:inline>
        </w:drawing>
      </w:r>
    </w:p>
    <w:p w:rsidR="00133388" w:rsidRDefault="00A14B94" w:rsidP="008F19E4">
      <w:pPr>
        <w:pStyle w:val="Heading3"/>
        <w:numPr>
          <w:ilvl w:val="1"/>
          <w:numId w:val="13"/>
        </w:numPr>
        <w:rPr>
          <w:b/>
          <w:sz w:val="22"/>
          <w:szCs w:val="22"/>
        </w:rPr>
      </w:pPr>
      <w:bookmarkStart w:id="1972" w:name="_Toc443223875"/>
      <w:del w:id="1973" w:author="Gaurav Dutta" w:date="2016-03-02T18:15:00Z">
        <w:r w:rsidRPr="002132B1" w:rsidDel="00755319">
          <w:rPr>
            <w:b/>
            <w:sz w:val="22"/>
            <w:szCs w:val="22"/>
          </w:rPr>
          <w:lastRenderedPageBreak/>
          <w:delText>Consumer submit</w:delText>
        </w:r>
      </w:del>
      <w:del w:id="1974" w:author="Gaurav Dutta" w:date="2016-03-03T16:57:00Z">
        <w:r w:rsidRPr="002132B1" w:rsidDel="000C5A48">
          <w:rPr>
            <w:b/>
            <w:sz w:val="22"/>
            <w:szCs w:val="22"/>
          </w:rPr>
          <w:delText xml:space="preserve"> </w:delText>
        </w:r>
      </w:del>
      <w:bookmarkStart w:id="1975" w:name="_Toc444803847"/>
      <w:r w:rsidRPr="002132B1">
        <w:rPr>
          <w:b/>
          <w:sz w:val="22"/>
          <w:szCs w:val="22"/>
        </w:rPr>
        <w:t>Completion Certificate Request</w:t>
      </w:r>
      <w:bookmarkEnd w:id="1972"/>
      <w:bookmarkEnd w:id="1975"/>
    </w:p>
    <w:p w:rsidR="00F23034" w:rsidRPr="00F23034" w:rsidRDefault="00F23034" w:rsidP="008F19E4">
      <w:pPr>
        <w:pStyle w:val="NoSpacing"/>
        <w:numPr>
          <w:ilvl w:val="2"/>
          <w:numId w:val="13"/>
        </w:numPr>
        <w:jc w:val="both"/>
      </w:pPr>
      <w:r w:rsidRPr="00F23034">
        <w:rPr>
          <w:rStyle w:val="Emphasis"/>
          <w:i w:val="0"/>
        </w:rPr>
        <w:t xml:space="preserve">The </w:t>
      </w:r>
      <w:r w:rsidRPr="00E40736">
        <w:rPr>
          <w:rStyle w:val="Emphasis"/>
          <w:i w:val="0"/>
        </w:rPr>
        <w:t>allottee duly submits the completion certificate request along with the required documents to the concerned department at Noida Authority.</w:t>
      </w:r>
    </w:p>
    <w:p w:rsidR="00133388" w:rsidRPr="00133388" w:rsidRDefault="00133388" w:rsidP="00133388"/>
    <w:p w:rsidR="00133388" w:rsidRDefault="005B0D8A" w:rsidP="008F19E4">
      <w:pPr>
        <w:pStyle w:val="Heading3"/>
        <w:numPr>
          <w:ilvl w:val="1"/>
          <w:numId w:val="13"/>
        </w:numPr>
        <w:rPr>
          <w:b/>
          <w:sz w:val="22"/>
          <w:szCs w:val="22"/>
        </w:rPr>
      </w:pPr>
      <w:bookmarkStart w:id="1976" w:name="_Toc444803848"/>
      <w:bookmarkStart w:id="1977" w:name="_Toc443223876"/>
      <w:ins w:id="1978" w:author="Gaurav Dutta" w:date="2016-03-03T17:14:00Z">
        <w:r>
          <w:rPr>
            <w:b/>
            <w:sz w:val="22"/>
            <w:szCs w:val="22"/>
          </w:rPr>
          <w:t>Completion Request Approval</w:t>
        </w:r>
      </w:ins>
      <w:bookmarkEnd w:id="1976"/>
      <w:del w:id="1979" w:author="Gaurav Dutta" w:date="2016-03-02T18:16:00Z">
        <w:r w:rsidR="00A14B94" w:rsidRPr="002132B1" w:rsidDel="00755319">
          <w:rPr>
            <w:b/>
            <w:sz w:val="22"/>
            <w:szCs w:val="22"/>
          </w:rPr>
          <w:delText>Val</w:delText>
        </w:r>
        <w:r w:rsidR="00A14B94" w:rsidDel="00755319">
          <w:rPr>
            <w:b/>
            <w:sz w:val="22"/>
            <w:szCs w:val="22"/>
          </w:rPr>
          <w:delText>idation from Planning &amp; Account Department</w:delText>
        </w:r>
      </w:del>
      <w:bookmarkEnd w:id="1977"/>
    </w:p>
    <w:p w:rsidR="00133388" w:rsidRPr="00E40736" w:rsidRDefault="00657DAE" w:rsidP="008F19E4">
      <w:pPr>
        <w:pStyle w:val="NoSpacing"/>
        <w:numPr>
          <w:ilvl w:val="2"/>
          <w:numId w:val="13"/>
        </w:numPr>
        <w:jc w:val="both"/>
        <w:rPr>
          <w:rStyle w:val="Emphasis"/>
          <w:i w:val="0"/>
        </w:rPr>
      </w:pPr>
      <w:r w:rsidRPr="00E40736">
        <w:rPr>
          <w:rStyle w:val="Emphasis"/>
          <w:i w:val="0"/>
        </w:rPr>
        <w:t>The Planning department receives the completion certificate request and would validate the allottee’s documents.</w:t>
      </w:r>
    </w:p>
    <w:p w:rsidR="00133388" w:rsidRPr="00E40736" w:rsidRDefault="00657DAE" w:rsidP="008F19E4">
      <w:pPr>
        <w:pStyle w:val="NoSpacing"/>
        <w:numPr>
          <w:ilvl w:val="2"/>
          <w:numId w:val="13"/>
        </w:numPr>
        <w:jc w:val="both"/>
        <w:rPr>
          <w:rStyle w:val="Emphasis"/>
          <w:i w:val="0"/>
        </w:rPr>
      </w:pPr>
      <w:r w:rsidRPr="00E40736">
        <w:rPr>
          <w:rStyle w:val="Emphasis"/>
          <w:i w:val="0"/>
        </w:rPr>
        <w:t xml:space="preserve">The planning department verifies with the accounts department whether the </w:t>
      </w:r>
      <w:r w:rsidR="00A0227B">
        <w:rPr>
          <w:rStyle w:val="Emphasis"/>
          <w:i w:val="0"/>
        </w:rPr>
        <w:t>Allottee</w:t>
      </w:r>
      <w:r w:rsidRPr="00E40736">
        <w:rPr>
          <w:rStyle w:val="Emphasis"/>
          <w:i w:val="0"/>
        </w:rPr>
        <w:t xml:space="preserve"> has paid for the completion charges:</w:t>
      </w:r>
    </w:p>
    <w:p w:rsidR="00133388" w:rsidRPr="00E40736" w:rsidRDefault="00657DAE" w:rsidP="008F19E4">
      <w:pPr>
        <w:pStyle w:val="NoSpacing"/>
        <w:numPr>
          <w:ilvl w:val="3"/>
          <w:numId w:val="13"/>
        </w:numPr>
        <w:jc w:val="both"/>
        <w:rPr>
          <w:rStyle w:val="Emphasis"/>
          <w:i w:val="0"/>
        </w:rPr>
      </w:pPr>
      <w:r w:rsidRPr="00E40736">
        <w:rPr>
          <w:rStyle w:val="Emphasis"/>
          <w:i w:val="0"/>
        </w:rPr>
        <w:t xml:space="preserve">If the completion charges are paid by the </w:t>
      </w:r>
      <w:r w:rsidR="00A0227B">
        <w:rPr>
          <w:rStyle w:val="Emphasis"/>
          <w:i w:val="0"/>
        </w:rPr>
        <w:t>Allottee</w:t>
      </w:r>
      <w:r w:rsidRPr="00E40736">
        <w:rPr>
          <w:rStyle w:val="Emphasis"/>
          <w:i w:val="0"/>
        </w:rPr>
        <w:t xml:space="preserve"> and the account department gives a go-ahead then the Planning department would issue the completion certificate to the </w:t>
      </w:r>
      <w:r w:rsidR="00A0227B">
        <w:rPr>
          <w:rStyle w:val="Emphasis"/>
          <w:i w:val="0"/>
        </w:rPr>
        <w:t>Allottee</w:t>
      </w:r>
      <w:r w:rsidRPr="00E40736">
        <w:rPr>
          <w:rStyle w:val="Emphasis"/>
          <w:i w:val="0"/>
        </w:rPr>
        <w:t>.</w:t>
      </w:r>
    </w:p>
    <w:p w:rsidR="00657DAE" w:rsidRPr="00E40736" w:rsidRDefault="00657DAE" w:rsidP="008F19E4">
      <w:pPr>
        <w:pStyle w:val="NoSpacing"/>
        <w:numPr>
          <w:ilvl w:val="3"/>
          <w:numId w:val="13"/>
        </w:numPr>
        <w:jc w:val="both"/>
        <w:rPr>
          <w:rStyle w:val="Emphasis"/>
          <w:i w:val="0"/>
        </w:rPr>
      </w:pPr>
      <w:r w:rsidRPr="00E40736">
        <w:rPr>
          <w:rStyle w:val="Emphasis"/>
          <w:i w:val="0"/>
        </w:rPr>
        <w:t xml:space="preserve">If the completion charges are not paid by the </w:t>
      </w:r>
      <w:r w:rsidR="00A0227B">
        <w:rPr>
          <w:rStyle w:val="Emphasis"/>
          <w:i w:val="0"/>
        </w:rPr>
        <w:t>Allottee</w:t>
      </w:r>
      <w:r w:rsidRPr="00E40736">
        <w:rPr>
          <w:rStyle w:val="Emphasis"/>
          <w:i w:val="0"/>
        </w:rPr>
        <w:t xml:space="preserve"> then the Planning department would not issue the completion certificate to the </w:t>
      </w:r>
      <w:r w:rsidR="00A0227B">
        <w:rPr>
          <w:rStyle w:val="Emphasis"/>
          <w:i w:val="0"/>
        </w:rPr>
        <w:t>Allottee</w:t>
      </w:r>
      <w:r w:rsidRPr="00E40736">
        <w:rPr>
          <w:rStyle w:val="Emphasis"/>
          <w:i w:val="0"/>
        </w:rPr>
        <w:t xml:space="preserve">. </w:t>
      </w:r>
    </w:p>
    <w:p w:rsidR="005B0D8A" w:rsidRDefault="005B0D8A" w:rsidP="005B0D8A">
      <w:pPr>
        <w:ind w:left="1530"/>
        <w:rPr>
          <w:ins w:id="1980" w:author="Gaurav Dutta" w:date="2016-03-03T17:15:00Z"/>
        </w:rPr>
      </w:pPr>
    </w:p>
    <w:p w:rsidR="005B0D8A" w:rsidRDefault="005B0D8A" w:rsidP="005B0D8A">
      <w:pPr>
        <w:ind w:left="1530"/>
        <w:rPr>
          <w:ins w:id="1981" w:author="Gaurav Dutta" w:date="2016-03-03T17:15:00Z"/>
        </w:rPr>
      </w:pPr>
      <w:ins w:id="1982" w:author="Gaurav Dutta" w:date="2016-03-03T17:15:00Z">
        <w:r>
          <w:t>Key functionalities involved are:</w:t>
        </w:r>
      </w:ins>
    </w:p>
    <w:p w:rsidR="005B0D8A" w:rsidRDefault="005B0D8A" w:rsidP="005B0D8A">
      <w:pPr>
        <w:pStyle w:val="ListParagraph"/>
        <w:numPr>
          <w:ilvl w:val="0"/>
          <w:numId w:val="55"/>
        </w:numPr>
        <w:rPr>
          <w:ins w:id="1983" w:author="Gaurav Dutta" w:date="2016-03-03T17:15:00Z"/>
        </w:rPr>
      </w:pPr>
      <w:ins w:id="1984" w:author="Gaurav Dutta" w:date="2016-03-03T17:15:00Z">
        <w:r>
          <w:t>Add/Update the status for Completion Certificate request</w:t>
        </w:r>
      </w:ins>
    </w:p>
    <w:p w:rsidR="005B0D8A" w:rsidRDefault="000232D5" w:rsidP="005B0D8A">
      <w:pPr>
        <w:pStyle w:val="ListParagraph"/>
        <w:numPr>
          <w:ilvl w:val="0"/>
          <w:numId w:val="55"/>
        </w:numPr>
        <w:rPr>
          <w:ins w:id="1985" w:author="Gaurav Dutta" w:date="2016-03-03T17:15:00Z"/>
        </w:rPr>
      </w:pPr>
      <w:ins w:id="1986" w:author="Gaurav Dutta" w:date="2016-03-03T17:29:00Z">
        <w:r>
          <w:t xml:space="preserve">System </w:t>
        </w:r>
      </w:ins>
      <w:ins w:id="1987" w:author="Gaurav Dutta" w:date="2016-03-03T17:15:00Z">
        <w:r w:rsidR="005B0D8A">
          <w:t>confirms the payment</w:t>
        </w:r>
      </w:ins>
      <w:ins w:id="1988" w:author="Gaurav Dutta" w:date="2016-03-03T17:16:00Z">
        <w:r w:rsidR="005B0D8A">
          <w:t xml:space="preserve"> of processing fee</w:t>
        </w:r>
      </w:ins>
      <w:ins w:id="1989" w:author="Gaurav Dutta" w:date="2016-03-03T17:15:00Z">
        <w:r w:rsidR="005B0D8A">
          <w:t xml:space="preserve"> </w:t>
        </w:r>
      </w:ins>
      <w:ins w:id="1990" w:author="Gaurav Dutta" w:date="2016-03-03T17:30:00Z">
        <w:r>
          <w:t>with the account department</w:t>
        </w:r>
      </w:ins>
      <w:ins w:id="1991" w:author="Gaurav Dutta" w:date="2016-03-03T17:15:00Z">
        <w:r w:rsidR="005B0D8A">
          <w:t>.</w:t>
        </w:r>
      </w:ins>
    </w:p>
    <w:p w:rsidR="007F6C86" w:rsidRPr="007F6C86" w:rsidRDefault="007F6C86">
      <w:pPr>
        <w:ind w:left="720"/>
        <w:pPrChange w:id="1992" w:author="Gaurav Dutta" w:date="2016-03-03T17:14:00Z">
          <w:pPr/>
        </w:pPrChange>
      </w:pPr>
    </w:p>
    <w:p w:rsidR="00A14B94" w:rsidRPr="002132B1" w:rsidRDefault="00A14B94" w:rsidP="008F19E4">
      <w:pPr>
        <w:pStyle w:val="Heading3"/>
        <w:numPr>
          <w:ilvl w:val="1"/>
          <w:numId w:val="13"/>
        </w:numPr>
        <w:rPr>
          <w:b/>
          <w:sz w:val="22"/>
          <w:szCs w:val="22"/>
        </w:rPr>
      </w:pPr>
      <w:bookmarkStart w:id="1993" w:name="_Toc443223877"/>
      <w:bookmarkStart w:id="1994" w:name="_Toc444803849"/>
      <w:r w:rsidRPr="002132B1">
        <w:rPr>
          <w:b/>
          <w:sz w:val="22"/>
          <w:szCs w:val="22"/>
        </w:rPr>
        <w:t>Business Rules for Completion Certificate</w:t>
      </w:r>
      <w:bookmarkEnd w:id="1993"/>
      <w:bookmarkEnd w:id="1994"/>
    </w:p>
    <w:p w:rsidR="00A14B94" w:rsidRDefault="00A14B94" w:rsidP="00E61DEA">
      <w:pPr>
        <w:pStyle w:val="ListParagraph"/>
        <w:numPr>
          <w:ilvl w:val="0"/>
          <w:numId w:val="19"/>
        </w:numPr>
        <w:jc w:val="both"/>
        <w:rPr>
          <w:rStyle w:val="Emphasis"/>
          <w:i w:val="0"/>
        </w:rPr>
      </w:pPr>
      <w:r w:rsidRPr="00E40736">
        <w:rPr>
          <w:rStyle w:val="Emphasis"/>
          <w:i w:val="0"/>
        </w:rPr>
        <w:t xml:space="preserve">It is mandatory to get the completion certificate issued after lease deed is executed for property within </w:t>
      </w:r>
      <w:r w:rsidR="00921041">
        <w:rPr>
          <w:rStyle w:val="Emphasis"/>
          <w:i w:val="0"/>
        </w:rPr>
        <w:t>a stipulated time-frame.</w:t>
      </w:r>
    </w:p>
    <w:p w:rsidR="00382D4F" w:rsidRPr="00E40736" w:rsidRDefault="00382D4F" w:rsidP="00E61DEA">
      <w:pPr>
        <w:pStyle w:val="ListParagraph"/>
        <w:numPr>
          <w:ilvl w:val="0"/>
          <w:numId w:val="19"/>
        </w:numPr>
        <w:jc w:val="both"/>
        <w:rPr>
          <w:rStyle w:val="Emphasis"/>
          <w:i w:val="0"/>
        </w:rPr>
      </w:pPr>
      <w:r>
        <w:rPr>
          <w:rStyle w:val="Emphasis"/>
          <w:i w:val="0"/>
        </w:rPr>
        <w:t xml:space="preserve">If the allottee apply for the completion certificate after the defined time-frame then appropriate </w:t>
      </w:r>
      <w:del w:id="1995" w:author="Ankit Jain" w:date="2016-03-08T13:55:00Z">
        <w:r w:rsidDel="005F4CC3">
          <w:rPr>
            <w:rStyle w:val="Emphasis"/>
            <w:i w:val="0"/>
          </w:rPr>
          <w:delText>upto</w:delText>
        </w:r>
      </w:del>
      <w:ins w:id="1996" w:author="Ankit Jain" w:date="2016-03-08T13:55:00Z">
        <w:r w:rsidR="005F4CC3">
          <w:rPr>
            <w:rStyle w:val="Emphasis"/>
            <w:i w:val="0"/>
          </w:rPr>
          <w:t>up to</w:t>
        </w:r>
      </w:ins>
      <w:r>
        <w:rPr>
          <w:rStyle w:val="Emphasis"/>
          <w:i w:val="0"/>
        </w:rPr>
        <w:t xml:space="preserve"> date extension charges will be applicable. </w:t>
      </w:r>
    </w:p>
    <w:p w:rsidR="00A14B94" w:rsidDel="005B0D8A" w:rsidRDefault="00A14B94" w:rsidP="00E61DEA">
      <w:pPr>
        <w:pStyle w:val="ListParagraph"/>
        <w:numPr>
          <w:ilvl w:val="0"/>
          <w:numId w:val="19"/>
        </w:numPr>
        <w:jc w:val="both"/>
        <w:rPr>
          <w:del w:id="1997" w:author="Gaurav Dutta" w:date="2016-03-03T17:14:00Z"/>
          <w:rStyle w:val="Emphasis"/>
          <w:i w:val="0"/>
        </w:rPr>
      </w:pPr>
      <w:del w:id="1998" w:author="Gaurav Dutta" w:date="2016-03-03T17:14:00Z">
        <w:r w:rsidRPr="00EF79AB" w:rsidDel="005B0D8A">
          <w:rPr>
            <w:rStyle w:val="Emphasis"/>
            <w:i w:val="0"/>
            <w:highlight w:val="yellow"/>
            <w:rPrChange w:id="1999" w:author="Gaurav Dutta" w:date="2016-03-03T14:30:00Z">
              <w:rPr>
                <w:rStyle w:val="Emphasis"/>
                <w:i w:val="0"/>
              </w:rPr>
            </w:rPrChange>
          </w:rPr>
          <w:delText xml:space="preserve">If the completion certificate is not issued then </w:delText>
        </w:r>
        <w:r w:rsidR="00382D4F" w:rsidRPr="00EF79AB" w:rsidDel="005B0D8A">
          <w:rPr>
            <w:rStyle w:val="Emphasis"/>
            <w:i w:val="0"/>
            <w:highlight w:val="yellow"/>
            <w:rPrChange w:id="2000" w:author="Gaurav Dutta" w:date="2016-03-03T14:30:00Z">
              <w:rPr>
                <w:rStyle w:val="Emphasis"/>
                <w:i w:val="0"/>
              </w:rPr>
            </w:rPrChange>
          </w:rPr>
          <w:delText>upto date</w:delText>
        </w:r>
      </w:del>
      <w:del w:id="2001" w:author="Gaurav Dutta" w:date="2016-03-03T14:30:00Z">
        <w:r w:rsidR="00382D4F" w:rsidRPr="00EF79AB" w:rsidDel="00EF79AB">
          <w:rPr>
            <w:rStyle w:val="Emphasis"/>
            <w:i w:val="0"/>
            <w:highlight w:val="yellow"/>
            <w:rPrChange w:id="2002" w:author="Gaurav Dutta" w:date="2016-03-03T14:30:00Z">
              <w:rPr>
                <w:rStyle w:val="Emphasis"/>
                <w:i w:val="0"/>
              </w:rPr>
            </w:rPrChange>
          </w:rPr>
          <w:delText xml:space="preserve"> </w:delText>
        </w:r>
      </w:del>
      <w:del w:id="2003" w:author="Gaurav Dutta" w:date="2016-03-03T17:14:00Z">
        <w:r w:rsidRPr="00EF79AB" w:rsidDel="005B0D8A">
          <w:rPr>
            <w:rStyle w:val="Emphasis"/>
            <w:i w:val="0"/>
            <w:highlight w:val="yellow"/>
            <w:rPrChange w:id="2004" w:author="Gaurav Dutta" w:date="2016-03-03T14:30:00Z">
              <w:rPr>
                <w:rStyle w:val="Emphasis"/>
                <w:i w:val="0"/>
              </w:rPr>
            </w:rPrChange>
          </w:rPr>
          <w:delText xml:space="preserve">extension charges </w:delText>
        </w:r>
      </w:del>
      <w:del w:id="2005" w:author="Gaurav Dutta" w:date="2016-03-03T14:29:00Z">
        <w:r w:rsidRPr="00EF79AB" w:rsidDel="00EF79AB">
          <w:rPr>
            <w:rStyle w:val="Emphasis"/>
            <w:i w:val="0"/>
            <w:highlight w:val="yellow"/>
            <w:rPrChange w:id="2006" w:author="Gaurav Dutta" w:date="2016-03-03T14:30:00Z">
              <w:rPr>
                <w:rStyle w:val="Emphasis"/>
                <w:i w:val="0"/>
              </w:rPr>
            </w:rPrChange>
          </w:rPr>
          <w:delText xml:space="preserve">will </w:delText>
        </w:r>
      </w:del>
      <w:del w:id="2007" w:author="Gaurav Dutta" w:date="2016-03-03T17:14:00Z">
        <w:r w:rsidR="005642FC" w:rsidRPr="00EF79AB" w:rsidDel="005B0D8A">
          <w:rPr>
            <w:rStyle w:val="Emphasis"/>
            <w:i w:val="0"/>
            <w:highlight w:val="yellow"/>
            <w:rPrChange w:id="2008" w:author="Gaurav Dutta" w:date="2016-03-03T14:30:00Z">
              <w:rPr>
                <w:rStyle w:val="Emphasis"/>
                <w:i w:val="0"/>
              </w:rPr>
            </w:rPrChange>
          </w:rPr>
          <w:delText>applicable.</w:delText>
        </w:r>
      </w:del>
    </w:p>
    <w:p w:rsidR="005642FC" w:rsidRDefault="005642FC" w:rsidP="00E61DEA">
      <w:pPr>
        <w:pStyle w:val="ListParagraph"/>
        <w:numPr>
          <w:ilvl w:val="0"/>
          <w:numId w:val="19"/>
        </w:numPr>
        <w:jc w:val="both"/>
        <w:rPr>
          <w:ins w:id="2009" w:author="Gaurav Dutta" w:date="2016-03-03T17:17:00Z"/>
          <w:rStyle w:val="Emphasis"/>
          <w:i w:val="0"/>
        </w:rPr>
      </w:pPr>
      <w:r w:rsidRPr="005642FC">
        <w:rPr>
          <w:rStyle w:val="Emphasis"/>
          <w:i w:val="0"/>
        </w:rPr>
        <w:t>In case, a</w:t>
      </w:r>
      <w:r>
        <w:rPr>
          <w:rStyle w:val="Emphasis"/>
          <w:i w:val="0"/>
        </w:rPr>
        <w:t>llottee</w:t>
      </w:r>
      <w:r w:rsidRPr="005642FC">
        <w:rPr>
          <w:rStyle w:val="Emphasis"/>
          <w:i w:val="0"/>
        </w:rPr>
        <w:t xml:space="preserve"> fails to complete the </w:t>
      </w:r>
      <w:ins w:id="2010" w:author="Gaurav Dutta" w:date="2016-03-03T17:13:00Z">
        <w:r w:rsidR="005B0D8A">
          <w:rPr>
            <w:rStyle w:val="Emphasis"/>
            <w:i w:val="0"/>
          </w:rPr>
          <w:t>construction/part construction</w:t>
        </w:r>
      </w:ins>
      <w:del w:id="2011" w:author="Gaurav Dutta" w:date="2016-03-03T17:13:00Z">
        <w:r w:rsidRPr="005642FC" w:rsidDel="005B0D8A">
          <w:rPr>
            <w:rStyle w:val="Emphasis"/>
            <w:i w:val="0"/>
          </w:rPr>
          <w:delText>building</w:delText>
        </w:r>
      </w:del>
      <w:r w:rsidRPr="005642FC">
        <w:rPr>
          <w:rStyle w:val="Emphasis"/>
          <w:i w:val="0"/>
        </w:rPr>
        <w:t xml:space="preserve"> and commence the activity for which the land has been allotted, within the time period, or extended time period for the purpose, the allotment/ lease </w:t>
      </w:r>
      <w:del w:id="2012" w:author="Gaurav Dutta" w:date="2016-03-03T14:30:00Z">
        <w:r w:rsidRPr="005642FC" w:rsidDel="00EF79AB">
          <w:rPr>
            <w:rStyle w:val="Emphasis"/>
            <w:i w:val="0"/>
          </w:rPr>
          <w:delText xml:space="preserve">can </w:delText>
        </w:r>
      </w:del>
      <w:ins w:id="2013" w:author="Gaurav Dutta" w:date="2016-03-03T14:30:00Z">
        <w:r w:rsidR="00EF79AB">
          <w:rPr>
            <w:rStyle w:val="Emphasis"/>
            <w:i w:val="0"/>
          </w:rPr>
          <w:t>would</w:t>
        </w:r>
        <w:r w:rsidR="00EF79AB" w:rsidRPr="005642FC">
          <w:rPr>
            <w:rStyle w:val="Emphasis"/>
            <w:i w:val="0"/>
          </w:rPr>
          <w:t xml:space="preserve"> </w:t>
        </w:r>
      </w:ins>
      <w:r w:rsidRPr="005642FC">
        <w:rPr>
          <w:rStyle w:val="Emphasis"/>
          <w:i w:val="0"/>
        </w:rPr>
        <w:t xml:space="preserve">be cancelled/ determined. On such cancellation/determination, </w:t>
      </w:r>
      <w:r>
        <w:rPr>
          <w:rStyle w:val="Emphasis"/>
          <w:i w:val="0"/>
        </w:rPr>
        <w:t>a defined percentage</w:t>
      </w:r>
      <w:r w:rsidRPr="005642FC">
        <w:rPr>
          <w:rStyle w:val="Emphasis"/>
          <w:i w:val="0"/>
        </w:rPr>
        <w:t xml:space="preserve"> of the premium or any other rate, as may be decided by th</w:t>
      </w:r>
      <w:r>
        <w:rPr>
          <w:rStyle w:val="Emphasis"/>
          <w:i w:val="0"/>
        </w:rPr>
        <w:t>e</w:t>
      </w:r>
      <w:r w:rsidRPr="005642FC">
        <w:rPr>
          <w:rStyle w:val="Emphasis"/>
          <w:i w:val="0"/>
        </w:rPr>
        <w:t xml:space="preserve"> Authority from time to time, will be forfeited and the lessor shall resume possession of the plot</w:t>
      </w:r>
      <w:r>
        <w:rPr>
          <w:rStyle w:val="Emphasis"/>
          <w:i w:val="0"/>
        </w:rPr>
        <w:t>.</w:t>
      </w:r>
    </w:p>
    <w:p w:rsidR="00926FD6" w:rsidRDefault="00926FD6" w:rsidP="00926FD6">
      <w:pPr>
        <w:pStyle w:val="ListParagraph"/>
        <w:numPr>
          <w:ilvl w:val="0"/>
          <w:numId w:val="19"/>
        </w:numPr>
        <w:jc w:val="both"/>
        <w:rPr>
          <w:ins w:id="2014" w:author="Gaurav Dutta" w:date="2016-03-03T17:17:00Z"/>
          <w:rStyle w:val="Emphasis"/>
          <w:i w:val="0"/>
        </w:rPr>
      </w:pPr>
      <w:ins w:id="2015" w:author="Gaurav Dutta" w:date="2016-03-03T17:17:00Z">
        <w:r>
          <w:rPr>
            <w:rStyle w:val="Emphasis"/>
            <w:i w:val="0"/>
          </w:rPr>
          <w:t>Once the completion certificate is  issued by the planning department and the same had been updated in the system, various process would be initiated:</w:t>
        </w:r>
      </w:ins>
    </w:p>
    <w:p w:rsidR="00926FD6" w:rsidRDefault="00926FD6" w:rsidP="00BA267B">
      <w:pPr>
        <w:pStyle w:val="ListParagraph"/>
        <w:numPr>
          <w:ilvl w:val="1"/>
          <w:numId w:val="19"/>
        </w:numPr>
        <w:jc w:val="both"/>
        <w:rPr>
          <w:ins w:id="2016" w:author="Gaurav Dutta" w:date="2016-03-03T17:18:00Z"/>
          <w:rStyle w:val="Emphasis"/>
          <w:i w:val="0"/>
        </w:rPr>
      </w:pPr>
      <w:ins w:id="2017" w:author="Gaurav Dutta" w:date="2016-03-03T17:17:00Z">
        <w:r w:rsidRPr="00BA267B">
          <w:rPr>
            <w:rStyle w:val="Emphasis"/>
            <w:i w:val="0"/>
          </w:rPr>
          <w:t xml:space="preserve"> An email</w:t>
        </w:r>
        <w:r w:rsidRPr="00926FD6">
          <w:rPr>
            <w:rStyle w:val="Emphasis"/>
            <w:i w:val="0"/>
          </w:rPr>
          <w:t xml:space="preserve">/sms notification would be send to the customer informing him to have his </w:t>
        </w:r>
      </w:ins>
      <w:ins w:id="2018" w:author="Gaurav Dutta" w:date="2016-03-03T17:18:00Z">
        <w:r w:rsidRPr="00926FD6">
          <w:rPr>
            <w:rStyle w:val="Emphasis"/>
            <w:i w:val="0"/>
          </w:rPr>
          <w:t>Functional letter</w:t>
        </w:r>
      </w:ins>
      <w:ins w:id="2019" w:author="Gaurav Dutta" w:date="2016-03-03T17:17:00Z">
        <w:r w:rsidRPr="00926FD6">
          <w:rPr>
            <w:rStyle w:val="Emphasis"/>
            <w:i w:val="0"/>
          </w:rPr>
          <w:t xml:space="preserve"> within a specific time-frame. </w:t>
        </w:r>
      </w:ins>
    </w:p>
    <w:p w:rsidR="00926FD6" w:rsidRPr="00156A7C" w:rsidRDefault="00926FD6" w:rsidP="00926FD6">
      <w:pPr>
        <w:pStyle w:val="ListParagraph"/>
        <w:numPr>
          <w:ilvl w:val="1"/>
          <w:numId w:val="19"/>
        </w:numPr>
        <w:jc w:val="both"/>
        <w:rPr>
          <w:ins w:id="2020" w:author="Gaurav Dutta" w:date="2016-03-03T17:17:00Z"/>
          <w:rStyle w:val="Emphasis"/>
          <w:i w:val="0"/>
        </w:rPr>
      </w:pPr>
      <w:ins w:id="2021" w:author="Gaurav Dutta" w:date="2016-03-03T17:17:00Z">
        <w:r w:rsidRPr="00156A7C">
          <w:rPr>
            <w:rStyle w:val="Emphasis"/>
            <w:i w:val="0"/>
          </w:rPr>
          <w:t>If the customer misses the timeline, he would be eligible for extension. In this case, the system</w:t>
        </w:r>
        <w:r>
          <w:rPr>
            <w:rStyle w:val="Emphasis"/>
            <w:i w:val="0"/>
          </w:rPr>
          <w:t xml:space="preserve"> would auto-generate a new payment order for the customer that</w:t>
        </w:r>
        <w:r w:rsidRPr="00156A7C">
          <w:rPr>
            <w:rStyle w:val="Emphasis"/>
            <w:i w:val="0"/>
          </w:rPr>
          <w:t xml:space="preserve"> would </w:t>
        </w:r>
        <w:r>
          <w:rPr>
            <w:rStyle w:val="Emphasis"/>
            <w:i w:val="0"/>
          </w:rPr>
          <w:t xml:space="preserve">have the </w:t>
        </w:r>
        <w:r w:rsidRPr="00156A7C">
          <w:rPr>
            <w:rStyle w:val="Emphasis"/>
            <w:i w:val="0"/>
          </w:rPr>
          <w:t>penalty</w:t>
        </w:r>
        <w:r>
          <w:rPr>
            <w:rStyle w:val="Emphasis"/>
            <w:i w:val="0"/>
          </w:rPr>
          <w:t>,</w:t>
        </w:r>
        <w:r w:rsidRPr="00156A7C">
          <w:rPr>
            <w:rStyle w:val="Emphasis"/>
            <w:i w:val="0"/>
          </w:rPr>
          <w:t xml:space="preserve"> i.e. extension charges</w:t>
        </w:r>
        <w:r>
          <w:rPr>
            <w:rStyle w:val="Emphasis"/>
            <w:i w:val="0"/>
          </w:rPr>
          <w:t>,</w:t>
        </w:r>
        <w:r w:rsidRPr="00156A7C">
          <w:rPr>
            <w:rStyle w:val="Emphasis"/>
            <w:i w:val="0"/>
          </w:rPr>
          <w:t xml:space="preserve"> </w:t>
        </w:r>
        <w:r>
          <w:rPr>
            <w:rStyle w:val="Emphasis"/>
            <w:i w:val="0"/>
          </w:rPr>
          <w:t>added to the</w:t>
        </w:r>
        <w:r w:rsidRPr="00156A7C">
          <w:rPr>
            <w:rStyle w:val="Emphasis"/>
            <w:i w:val="0"/>
          </w:rPr>
          <w:t xml:space="preserve"> or</w:t>
        </w:r>
        <w:r>
          <w:rPr>
            <w:rStyle w:val="Emphasis"/>
            <w:i w:val="0"/>
          </w:rPr>
          <w:t>i</w:t>
        </w:r>
        <w:r w:rsidRPr="00156A7C">
          <w:rPr>
            <w:rStyle w:val="Emphasis"/>
            <w:i w:val="0"/>
          </w:rPr>
          <w:t>ginal amount</w:t>
        </w:r>
        <w:r>
          <w:rPr>
            <w:rStyle w:val="Emphasis"/>
            <w:i w:val="0"/>
          </w:rPr>
          <w:t>.</w:t>
        </w:r>
      </w:ins>
    </w:p>
    <w:p w:rsidR="00926FD6" w:rsidRPr="00E40736" w:rsidRDefault="00926FD6">
      <w:pPr>
        <w:pStyle w:val="ListParagraph"/>
        <w:ind w:left="1350"/>
        <w:jc w:val="both"/>
        <w:rPr>
          <w:rStyle w:val="Emphasis"/>
          <w:i w:val="0"/>
        </w:rPr>
        <w:pPrChange w:id="2022" w:author="Gaurav Dutta" w:date="2016-03-03T17:18:00Z">
          <w:pPr>
            <w:pStyle w:val="ListParagraph"/>
            <w:numPr>
              <w:numId w:val="19"/>
            </w:numPr>
            <w:ind w:left="1350" w:hanging="360"/>
            <w:jc w:val="both"/>
          </w:pPr>
        </w:pPrChange>
      </w:pPr>
    </w:p>
    <w:p w:rsidR="00657DAE" w:rsidRDefault="00657DAE" w:rsidP="00657DAE">
      <w:pPr>
        <w:jc w:val="both"/>
      </w:pPr>
    </w:p>
    <w:p w:rsidR="00657DAE" w:rsidRDefault="00657DAE" w:rsidP="00657DAE"/>
    <w:p w:rsidR="00657DAE" w:rsidRDefault="00657DAE" w:rsidP="00657DAE"/>
    <w:p w:rsidR="00657DAE" w:rsidRDefault="00657DAE" w:rsidP="00657DAE"/>
    <w:p w:rsidR="00657DAE" w:rsidRDefault="00657DAE" w:rsidP="00657DAE"/>
    <w:p w:rsidR="00657DAE" w:rsidDel="00ED5C4F" w:rsidRDefault="00657DAE" w:rsidP="00657DAE">
      <w:pPr>
        <w:rPr>
          <w:del w:id="2023" w:author="Gaurav Dutta" w:date="2016-03-03T17:19:00Z"/>
        </w:rPr>
      </w:pPr>
      <w:bookmarkStart w:id="2024" w:name="_Toc444803850"/>
      <w:bookmarkEnd w:id="2024"/>
    </w:p>
    <w:p w:rsidR="00657DAE" w:rsidDel="00ED5C4F" w:rsidRDefault="00657DAE" w:rsidP="00657DAE">
      <w:pPr>
        <w:rPr>
          <w:del w:id="2025" w:author="Gaurav Dutta" w:date="2016-03-03T17:19:00Z"/>
        </w:rPr>
      </w:pPr>
      <w:bookmarkStart w:id="2026" w:name="_Toc444803851"/>
      <w:bookmarkEnd w:id="2026"/>
    </w:p>
    <w:p w:rsidR="00657DAE" w:rsidDel="00ED5C4F" w:rsidRDefault="00657DAE" w:rsidP="00657DAE">
      <w:pPr>
        <w:rPr>
          <w:del w:id="2027" w:author="Gaurav Dutta" w:date="2016-03-03T17:19:00Z"/>
        </w:rPr>
      </w:pPr>
      <w:bookmarkStart w:id="2028" w:name="_Toc444803852"/>
      <w:bookmarkEnd w:id="2028"/>
    </w:p>
    <w:p w:rsidR="00657DAE" w:rsidDel="00ED5C4F" w:rsidRDefault="00657DAE" w:rsidP="00657DAE">
      <w:pPr>
        <w:rPr>
          <w:del w:id="2029" w:author="Gaurav Dutta" w:date="2016-03-03T17:19:00Z"/>
        </w:rPr>
      </w:pPr>
      <w:bookmarkStart w:id="2030" w:name="_Toc444803853"/>
      <w:bookmarkEnd w:id="2030"/>
    </w:p>
    <w:p w:rsidR="00657DAE" w:rsidDel="00ED5C4F" w:rsidRDefault="00657DAE" w:rsidP="00657DAE">
      <w:pPr>
        <w:rPr>
          <w:del w:id="2031" w:author="Gaurav Dutta" w:date="2016-03-03T17:19:00Z"/>
        </w:rPr>
      </w:pPr>
      <w:bookmarkStart w:id="2032" w:name="_Toc444803854"/>
      <w:bookmarkEnd w:id="2032"/>
    </w:p>
    <w:p w:rsidR="00657DAE" w:rsidDel="00ED5C4F" w:rsidRDefault="00657DAE" w:rsidP="00657DAE">
      <w:pPr>
        <w:rPr>
          <w:del w:id="2033" w:author="Gaurav Dutta" w:date="2016-03-03T17:19:00Z"/>
        </w:rPr>
      </w:pPr>
      <w:bookmarkStart w:id="2034" w:name="_Toc444803855"/>
      <w:bookmarkEnd w:id="2034"/>
    </w:p>
    <w:p w:rsidR="00657DAE" w:rsidDel="00926FD6" w:rsidRDefault="00657DAE" w:rsidP="00657DAE">
      <w:pPr>
        <w:rPr>
          <w:del w:id="2035" w:author="Gaurav Dutta" w:date="2016-03-03T17:17:00Z"/>
        </w:rPr>
      </w:pPr>
      <w:bookmarkStart w:id="2036" w:name="_Toc444803856"/>
      <w:bookmarkEnd w:id="2036"/>
    </w:p>
    <w:p w:rsidR="00657DAE" w:rsidDel="00926FD6" w:rsidRDefault="00657DAE" w:rsidP="00657DAE">
      <w:pPr>
        <w:rPr>
          <w:del w:id="2037" w:author="Gaurav Dutta" w:date="2016-03-03T17:17:00Z"/>
        </w:rPr>
      </w:pPr>
      <w:bookmarkStart w:id="2038" w:name="_Toc444803857"/>
      <w:bookmarkEnd w:id="2038"/>
    </w:p>
    <w:p w:rsidR="00657DAE" w:rsidDel="00926FD6" w:rsidRDefault="00657DAE" w:rsidP="00657DAE">
      <w:pPr>
        <w:rPr>
          <w:del w:id="2039" w:author="Gaurav Dutta" w:date="2016-03-03T17:17:00Z"/>
        </w:rPr>
      </w:pPr>
      <w:bookmarkStart w:id="2040" w:name="_Toc444803858"/>
      <w:bookmarkEnd w:id="2040"/>
    </w:p>
    <w:p w:rsidR="00657DAE" w:rsidDel="00926FD6" w:rsidRDefault="00657DAE" w:rsidP="00657DAE">
      <w:pPr>
        <w:rPr>
          <w:del w:id="2041" w:author="Gaurav Dutta" w:date="2016-03-03T17:17:00Z"/>
        </w:rPr>
      </w:pPr>
      <w:bookmarkStart w:id="2042" w:name="_Toc444803859"/>
      <w:bookmarkEnd w:id="2042"/>
    </w:p>
    <w:p w:rsidR="00657DAE" w:rsidRPr="008D797A" w:rsidRDefault="00657DAE" w:rsidP="008F19E4">
      <w:pPr>
        <w:pStyle w:val="Heading2"/>
        <w:numPr>
          <w:ilvl w:val="0"/>
          <w:numId w:val="13"/>
        </w:numPr>
        <w:rPr>
          <w:b/>
          <w:sz w:val="24"/>
          <w:szCs w:val="24"/>
          <w:u w:val="single"/>
        </w:rPr>
      </w:pPr>
      <w:bookmarkStart w:id="2043" w:name="_Toc444803860"/>
      <w:r w:rsidRPr="005A1DA2">
        <w:rPr>
          <w:b/>
          <w:sz w:val="24"/>
          <w:szCs w:val="24"/>
          <w:u w:val="single"/>
        </w:rPr>
        <w:t xml:space="preserve">Request for Functional </w:t>
      </w:r>
      <w:r w:rsidR="00E96F9E">
        <w:rPr>
          <w:b/>
          <w:sz w:val="24"/>
          <w:szCs w:val="24"/>
          <w:u w:val="single"/>
        </w:rPr>
        <w:t>Certificate</w:t>
      </w:r>
      <w:bookmarkEnd w:id="2043"/>
    </w:p>
    <w:p w:rsidR="00657DAE" w:rsidRDefault="001F1535" w:rsidP="001F1535">
      <w:pPr>
        <w:jc w:val="both"/>
      </w:pPr>
      <w:r>
        <w:t xml:space="preserve">“Functional Certificate” means the certificate issued by the Concerned Authority declaring unit is functional. </w:t>
      </w:r>
      <w:r w:rsidR="0006093C">
        <w:t xml:space="preserve">The functional certificate would be issued </w:t>
      </w:r>
      <w:r w:rsidR="0006093C" w:rsidRPr="0006093C">
        <w:t xml:space="preserve">from the Authority within a defined time-frame from the </w:t>
      </w:r>
      <w:r>
        <w:t>due date of issue of completion</w:t>
      </w:r>
      <w:r w:rsidR="0006093C" w:rsidRPr="0006093C">
        <w:t xml:space="preserve"> certificate.</w:t>
      </w:r>
    </w:p>
    <w:p w:rsidR="00657DAE" w:rsidRDefault="00657DAE" w:rsidP="00657DAE">
      <w:del w:id="2044" w:author="Gaurav Dutta" w:date="2016-03-03T17:47:00Z">
        <w:r w:rsidRPr="002117EA" w:rsidDel="00AD3F8E">
          <w:rPr>
            <w:noProof/>
            <w:lang w:bidi="hi-IN"/>
          </w:rPr>
          <w:drawing>
            <wp:inline distT="0" distB="0" distL="0" distR="0" wp14:anchorId="072A1781" wp14:editId="74D46463">
              <wp:extent cx="6099175" cy="6954584"/>
              <wp:effectExtent l="0" t="0" r="0" b="0"/>
              <wp:docPr id="27" name="Picture 27" descr="C:\Users\gdutta\Desktop\Noida - PMS\Departments\Industrial New\industrial_Func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dutta\Desktop\Noida - PMS\Departments\Industrial New\industrial_Functiona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54584"/>
                      </a:xfrm>
                      <a:prstGeom prst="rect">
                        <a:avLst/>
                      </a:prstGeom>
                      <a:noFill/>
                      <a:ln>
                        <a:noFill/>
                      </a:ln>
                    </pic:spPr>
                  </pic:pic>
                </a:graphicData>
              </a:graphic>
            </wp:inline>
          </w:drawing>
        </w:r>
      </w:del>
      <w:ins w:id="2045" w:author="Gaurav Dutta" w:date="2016-03-03T17:47:00Z">
        <w:r w:rsidR="00AD3F8E" w:rsidRPr="00AD3F8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ins>
      <w:ins w:id="2046" w:author="Gaurav Dutta" w:date="2016-03-03T17:51:00Z">
        <w:r w:rsidR="00AD3F8E" w:rsidRPr="00AD3F8E">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bidi="hi-IN"/>
          </w:rPr>
          <w:drawing>
            <wp:anchor distT="0" distB="0" distL="114300" distR="114300" simplePos="0" relativeHeight="251699200" behindDoc="1" locked="0" layoutInCell="1" allowOverlap="1">
              <wp:simplePos x="0" y="0"/>
              <wp:positionH relativeFrom="column">
                <wp:posOffset>1905</wp:posOffset>
              </wp:positionH>
              <wp:positionV relativeFrom="paragraph">
                <wp:posOffset>12065</wp:posOffset>
              </wp:positionV>
              <wp:extent cx="6099175" cy="6948805"/>
              <wp:effectExtent l="0" t="0" r="0" b="4445"/>
              <wp:wrapTight wrapText="bothSides">
                <wp:wrapPolygon edited="0">
                  <wp:start x="0" y="0"/>
                  <wp:lineTo x="0" y="21555"/>
                  <wp:lineTo x="21521" y="21555"/>
                  <wp:lineTo x="21521" y="0"/>
                  <wp:lineTo x="0" y="0"/>
                </wp:wrapPolygon>
              </wp:wrapTight>
              <wp:docPr id="47" name="Picture 47" descr="C:\Users\gdutta\Desktop\industrial_Func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utta\Desktop\industrial_Functional.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694880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510D99" w:rsidRDefault="00510D99" w:rsidP="00510D99">
      <w:pPr>
        <w:pStyle w:val="Heading3"/>
        <w:ind w:left="360"/>
        <w:rPr>
          <w:b/>
          <w:sz w:val="22"/>
          <w:szCs w:val="22"/>
        </w:rPr>
      </w:pPr>
      <w:bookmarkStart w:id="2047" w:name="_Toc443223879"/>
    </w:p>
    <w:p w:rsidR="00A7050C" w:rsidRDefault="00510D99" w:rsidP="008F19E4">
      <w:pPr>
        <w:pStyle w:val="Heading3"/>
        <w:numPr>
          <w:ilvl w:val="1"/>
          <w:numId w:val="13"/>
        </w:numPr>
        <w:rPr>
          <w:b/>
          <w:sz w:val="22"/>
          <w:szCs w:val="22"/>
        </w:rPr>
      </w:pPr>
      <w:del w:id="2048" w:author="Gaurav Dutta" w:date="2016-03-02T18:17:00Z">
        <w:r w:rsidRPr="002132B1" w:rsidDel="00871E6C">
          <w:rPr>
            <w:b/>
            <w:sz w:val="22"/>
            <w:szCs w:val="22"/>
          </w:rPr>
          <w:delText>Consumer Submits</w:delText>
        </w:r>
      </w:del>
      <w:del w:id="2049" w:author="Gaurav Dutta" w:date="2016-03-03T17:19:00Z">
        <w:r w:rsidRPr="002132B1" w:rsidDel="00ED5C4F">
          <w:rPr>
            <w:b/>
            <w:sz w:val="22"/>
            <w:szCs w:val="22"/>
          </w:rPr>
          <w:delText xml:space="preserve"> </w:delText>
        </w:r>
      </w:del>
      <w:bookmarkStart w:id="2050" w:name="_Toc444803861"/>
      <w:r w:rsidRPr="002132B1">
        <w:rPr>
          <w:b/>
          <w:sz w:val="22"/>
          <w:szCs w:val="22"/>
        </w:rPr>
        <w:t xml:space="preserve">Functional </w:t>
      </w:r>
      <w:ins w:id="2051" w:author="Gaurav Dutta" w:date="2016-03-03T17:19:00Z">
        <w:r w:rsidR="00ED5C4F">
          <w:rPr>
            <w:b/>
            <w:sz w:val="22"/>
            <w:szCs w:val="22"/>
          </w:rPr>
          <w:t xml:space="preserve">Letter </w:t>
        </w:r>
      </w:ins>
      <w:r w:rsidRPr="002132B1">
        <w:rPr>
          <w:b/>
          <w:sz w:val="22"/>
          <w:szCs w:val="22"/>
        </w:rPr>
        <w:t>Request</w:t>
      </w:r>
      <w:bookmarkEnd w:id="2047"/>
      <w:bookmarkEnd w:id="2050"/>
    </w:p>
    <w:p w:rsidR="009D15A1" w:rsidRPr="00F23034" w:rsidRDefault="00F23034" w:rsidP="00BA267B">
      <w:pPr>
        <w:pStyle w:val="NoSpacing"/>
        <w:numPr>
          <w:ilvl w:val="2"/>
          <w:numId w:val="13"/>
        </w:numPr>
        <w:jc w:val="both"/>
      </w:pPr>
      <w:r w:rsidRPr="00F23034">
        <w:rPr>
          <w:rStyle w:val="Emphasis"/>
          <w:i w:val="0"/>
        </w:rPr>
        <w:t xml:space="preserve">The </w:t>
      </w:r>
      <w:r w:rsidRPr="00E40736">
        <w:rPr>
          <w:rStyle w:val="Emphasis"/>
          <w:i w:val="0"/>
        </w:rPr>
        <w:t xml:space="preserve">allottee duly </w:t>
      </w:r>
      <w:r w:rsidRPr="00626676">
        <w:rPr>
          <w:rStyle w:val="Emphasis"/>
          <w:i w:val="0"/>
        </w:rPr>
        <w:t>submits the Functional letter request along with the required documents to the concerned department at Noida Authority.</w:t>
      </w:r>
      <w:ins w:id="2052" w:author="Gaurav Dutta" w:date="2016-03-03T17:19:00Z">
        <w:r w:rsidR="00ED5C4F">
          <w:rPr>
            <w:rStyle w:val="Emphasis"/>
            <w:i w:val="0"/>
          </w:rPr>
          <w:t xml:space="preserve"> </w:t>
        </w:r>
      </w:ins>
    </w:p>
    <w:p w:rsidR="00F23034" w:rsidRPr="00F23034" w:rsidDel="009D15A1" w:rsidRDefault="00F23034" w:rsidP="00F23034">
      <w:pPr>
        <w:rPr>
          <w:del w:id="2053" w:author="Gaurav Dutta" w:date="2016-03-02T20:39:00Z"/>
        </w:rPr>
      </w:pPr>
      <w:bookmarkStart w:id="2054" w:name="_Toc444714865"/>
      <w:bookmarkStart w:id="2055" w:name="_Toc444715165"/>
      <w:bookmarkStart w:id="2056" w:name="_Toc444715253"/>
      <w:bookmarkStart w:id="2057" w:name="_Toc444715343"/>
      <w:bookmarkStart w:id="2058" w:name="_Toc444803862"/>
      <w:bookmarkEnd w:id="2054"/>
      <w:bookmarkEnd w:id="2055"/>
      <w:bookmarkEnd w:id="2056"/>
      <w:bookmarkEnd w:id="2057"/>
      <w:bookmarkEnd w:id="2058"/>
    </w:p>
    <w:p w:rsidR="00A7050C" w:rsidRPr="00A7050C" w:rsidDel="009D15A1" w:rsidRDefault="00A7050C" w:rsidP="00A7050C">
      <w:pPr>
        <w:rPr>
          <w:del w:id="2059" w:author="Gaurav Dutta" w:date="2016-03-02T20:39:00Z"/>
        </w:rPr>
      </w:pPr>
      <w:bookmarkStart w:id="2060" w:name="_Toc444714866"/>
      <w:bookmarkStart w:id="2061" w:name="_Toc444715166"/>
      <w:bookmarkStart w:id="2062" w:name="_Toc444715254"/>
      <w:bookmarkStart w:id="2063" w:name="_Toc444715344"/>
      <w:bookmarkStart w:id="2064" w:name="_Toc444803863"/>
      <w:bookmarkEnd w:id="2060"/>
      <w:bookmarkEnd w:id="2061"/>
      <w:bookmarkEnd w:id="2062"/>
      <w:bookmarkEnd w:id="2063"/>
      <w:bookmarkEnd w:id="2064"/>
    </w:p>
    <w:p w:rsidR="00A7050C" w:rsidRDefault="00ED5C4F" w:rsidP="008F19E4">
      <w:pPr>
        <w:pStyle w:val="Heading3"/>
        <w:numPr>
          <w:ilvl w:val="1"/>
          <w:numId w:val="13"/>
        </w:numPr>
        <w:rPr>
          <w:b/>
          <w:sz w:val="22"/>
          <w:szCs w:val="22"/>
        </w:rPr>
      </w:pPr>
      <w:bookmarkStart w:id="2065" w:name="_Toc444803864"/>
      <w:bookmarkStart w:id="2066" w:name="_Toc443223880"/>
      <w:ins w:id="2067" w:author="Gaurav Dutta" w:date="2016-03-03T17:19:00Z">
        <w:r>
          <w:rPr>
            <w:b/>
            <w:sz w:val="22"/>
            <w:szCs w:val="22"/>
          </w:rPr>
          <w:t>Functional Letter Approval</w:t>
        </w:r>
      </w:ins>
      <w:bookmarkEnd w:id="2065"/>
      <w:del w:id="2068" w:author="Gaurav Dutta" w:date="2016-03-02T18:17:00Z">
        <w:r w:rsidR="00510D99" w:rsidRPr="002132B1" w:rsidDel="00871E6C">
          <w:rPr>
            <w:b/>
            <w:sz w:val="22"/>
            <w:szCs w:val="22"/>
          </w:rPr>
          <w:delText>Validation from Account Department</w:delText>
        </w:r>
      </w:del>
      <w:bookmarkEnd w:id="2066"/>
    </w:p>
    <w:p w:rsidR="00BA267B" w:rsidRPr="00156A7C" w:rsidRDefault="00BA267B" w:rsidP="00BA267B">
      <w:pPr>
        <w:pStyle w:val="NoSpacing"/>
        <w:numPr>
          <w:ilvl w:val="2"/>
          <w:numId w:val="13"/>
        </w:numPr>
        <w:jc w:val="both"/>
        <w:rPr>
          <w:ins w:id="2069" w:author="Gaurav Dutta" w:date="2016-03-03T17:40:00Z"/>
          <w:rStyle w:val="Emphasis"/>
          <w:i w:val="0"/>
        </w:rPr>
      </w:pPr>
      <w:ins w:id="2070" w:author="Gaurav Dutta" w:date="2016-03-03T17:40:00Z">
        <w:r w:rsidRPr="00156A7C">
          <w:rPr>
            <w:rStyle w:val="Emphasis"/>
            <w:i w:val="0"/>
          </w:rPr>
          <w:t xml:space="preserve">The assistant would </w:t>
        </w:r>
        <w:r>
          <w:rPr>
            <w:rStyle w:val="Emphasis"/>
            <w:i w:val="0"/>
          </w:rPr>
          <w:t>s</w:t>
        </w:r>
        <w:r w:rsidRPr="00156A7C">
          <w:rPr>
            <w:rStyle w:val="Emphasis"/>
            <w:i w:val="0"/>
          </w:rPr>
          <w:t xml:space="preserve">end the </w:t>
        </w:r>
        <w:r>
          <w:rPr>
            <w:rStyle w:val="Emphasis"/>
            <w:i w:val="0"/>
          </w:rPr>
          <w:t xml:space="preserve">functional </w:t>
        </w:r>
        <w:r w:rsidRPr="00156A7C">
          <w:rPr>
            <w:rStyle w:val="Emphasis"/>
            <w:i w:val="0"/>
          </w:rPr>
          <w:t>request to</w:t>
        </w:r>
      </w:ins>
      <w:ins w:id="2071" w:author="Gaurav Dutta" w:date="2016-03-03T17:41:00Z">
        <w:r>
          <w:rPr>
            <w:rStyle w:val="Emphasis"/>
            <w:i w:val="0"/>
          </w:rPr>
          <w:t xml:space="preserve"> concerned</w:t>
        </w:r>
      </w:ins>
      <w:ins w:id="2072" w:author="Gaurav Dutta" w:date="2016-03-03T17:40:00Z">
        <w:r w:rsidRPr="00156A7C">
          <w:rPr>
            <w:rStyle w:val="Emphasis"/>
            <w:i w:val="0"/>
          </w:rPr>
          <w:t xml:space="preserve"> engineering department to validate the property</w:t>
        </w:r>
        <w:r>
          <w:rPr>
            <w:rStyle w:val="Emphasis"/>
            <w:i w:val="0"/>
          </w:rPr>
          <w:t>’s functional status.</w:t>
        </w:r>
      </w:ins>
    </w:p>
    <w:p w:rsidR="00BA267B" w:rsidRPr="00BA267B" w:rsidRDefault="00BA267B">
      <w:pPr>
        <w:pStyle w:val="NoSpacing"/>
        <w:numPr>
          <w:ilvl w:val="2"/>
          <w:numId w:val="13"/>
        </w:numPr>
        <w:jc w:val="both"/>
        <w:rPr>
          <w:ins w:id="2073" w:author="Gaurav Dutta" w:date="2016-03-03T17:40:00Z"/>
          <w:rStyle w:val="Emphasis"/>
          <w:i w:val="0"/>
        </w:rPr>
      </w:pPr>
      <w:ins w:id="2074" w:author="Gaurav Dutta" w:date="2016-03-03T17:40:00Z">
        <w:r>
          <w:rPr>
            <w:rStyle w:val="Emphasis"/>
            <w:i w:val="0"/>
          </w:rPr>
          <w:t xml:space="preserve">The engineering department would </w:t>
        </w:r>
      </w:ins>
      <w:ins w:id="2075" w:author="Gaurav Dutta" w:date="2016-03-03T17:41:00Z">
        <w:r>
          <w:rPr>
            <w:rStyle w:val="Emphasis"/>
            <w:i w:val="0"/>
          </w:rPr>
          <w:t>survey the property</w:t>
        </w:r>
      </w:ins>
      <w:ins w:id="2076" w:author="Gaurav Dutta" w:date="2016-03-03T17:42:00Z">
        <w:r>
          <w:rPr>
            <w:rStyle w:val="Emphasis"/>
            <w:i w:val="0"/>
          </w:rPr>
          <w:t xml:space="preserve"> to check if it’s functional or not</w:t>
        </w:r>
      </w:ins>
      <w:ins w:id="2077" w:author="Gaurav Dutta" w:date="2016-03-03T17:40:00Z">
        <w:r w:rsidRPr="00626676">
          <w:rPr>
            <w:rStyle w:val="Emphasis"/>
            <w:i w:val="0"/>
          </w:rPr>
          <w:t xml:space="preserve">. </w:t>
        </w:r>
      </w:ins>
      <w:ins w:id="2078" w:author="Gaurav Dutta" w:date="2016-03-03T17:41:00Z">
        <w:r>
          <w:rPr>
            <w:rStyle w:val="Emphasis"/>
            <w:i w:val="0"/>
          </w:rPr>
          <w:t xml:space="preserve">If </w:t>
        </w:r>
      </w:ins>
      <w:ins w:id="2079" w:author="Gaurav Dutta" w:date="2016-03-03T17:42:00Z">
        <w:r>
          <w:rPr>
            <w:rStyle w:val="Emphasis"/>
            <w:i w:val="0"/>
          </w:rPr>
          <w:t>it is functional then the engineering department would notify the assistant who in</w:t>
        </w:r>
      </w:ins>
      <w:ins w:id="2080" w:author="Gaurav Dutta" w:date="2016-03-03T17:43:00Z">
        <w:r>
          <w:rPr>
            <w:rStyle w:val="Emphasis"/>
            <w:i w:val="0"/>
          </w:rPr>
          <w:t>-</w:t>
        </w:r>
      </w:ins>
      <w:ins w:id="2081" w:author="Gaurav Dutta" w:date="2016-03-03T17:42:00Z">
        <w:r>
          <w:rPr>
            <w:rStyle w:val="Emphasis"/>
            <w:i w:val="0"/>
          </w:rPr>
          <w:t>turn will update the system.</w:t>
        </w:r>
      </w:ins>
    </w:p>
    <w:p w:rsidR="00A7050C" w:rsidRDefault="00657DAE" w:rsidP="008F19E4">
      <w:pPr>
        <w:pStyle w:val="NoSpacing"/>
        <w:numPr>
          <w:ilvl w:val="2"/>
          <w:numId w:val="13"/>
        </w:numPr>
        <w:jc w:val="both"/>
        <w:rPr>
          <w:ins w:id="2082" w:author="Gaurav Dutta" w:date="2016-03-03T17:38:00Z"/>
          <w:rStyle w:val="Emphasis"/>
          <w:i w:val="0"/>
        </w:rPr>
      </w:pPr>
      <w:r w:rsidRPr="00626676">
        <w:rPr>
          <w:rStyle w:val="Emphasis"/>
          <w:i w:val="0"/>
        </w:rPr>
        <w:t>The</w:t>
      </w:r>
      <w:ins w:id="2083" w:author="Gaurav Dutta" w:date="2016-03-03T17:43:00Z">
        <w:r w:rsidR="00BA267B">
          <w:rPr>
            <w:rStyle w:val="Emphasis"/>
            <w:i w:val="0"/>
          </w:rPr>
          <w:t>n</w:t>
        </w:r>
      </w:ins>
      <w:r w:rsidRPr="00626676">
        <w:rPr>
          <w:rStyle w:val="Emphasis"/>
          <w:i w:val="0"/>
        </w:rPr>
        <w:t xml:space="preserve"> assistant </w:t>
      </w:r>
      <w:del w:id="2084" w:author="Gaurav Dutta" w:date="2016-03-03T17:43:00Z">
        <w:r w:rsidRPr="00626676" w:rsidDel="00BA267B">
          <w:rPr>
            <w:rStyle w:val="Emphasis"/>
            <w:i w:val="0"/>
          </w:rPr>
          <w:delText xml:space="preserve">receives the functional request and </w:delText>
        </w:r>
      </w:del>
      <w:r w:rsidRPr="00626676">
        <w:rPr>
          <w:rStyle w:val="Emphasis"/>
          <w:i w:val="0"/>
        </w:rPr>
        <w:t>would send the same</w:t>
      </w:r>
      <w:ins w:id="2085" w:author="Gaurav Dutta" w:date="2016-03-03T17:43:00Z">
        <w:r w:rsidR="00BA267B">
          <w:rPr>
            <w:rStyle w:val="Emphasis"/>
            <w:i w:val="0"/>
          </w:rPr>
          <w:t xml:space="preserve"> request</w:t>
        </w:r>
      </w:ins>
      <w:r w:rsidRPr="00626676">
        <w:rPr>
          <w:rStyle w:val="Emphasis"/>
          <w:i w:val="0"/>
        </w:rPr>
        <w:t xml:space="preserve"> to account department to validate the allottee’s account details for any pending dues.</w:t>
      </w:r>
    </w:p>
    <w:p w:rsidR="00BA267B" w:rsidRPr="00BA267B" w:rsidDel="00BA267B" w:rsidRDefault="00BA267B">
      <w:pPr>
        <w:pStyle w:val="NoSpacing"/>
        <w:numPr>
          <w:ilvl w:val="2"/>
          <w:numId w:val="13"/>
        </w:numPr>
        <w:jc w:val="both"/>
        <w:rPr>
          <w:del w:id="2086" w:author="Gaurav Dutta" w:date="2016-03-03T17:40:00Z"/>
          <w:rStyle w:val="Emphasis"/>
          <w:i w:val="0"/>
        </w:rPr>
      </w:pPr>
    </w:p>
    <w:p w:rsidR="00BA267B" w:rsidRPr="00BA267B" w:rsidRDefault="00657DAE">
      <w:pPr>
        <w:pStyle w:val="NoSpacing"/>
        <w:numPr>
          <w:ilvl w:val="2"/>
          <w:numId w:val="13"/>
        </w:numPr>
        <w:jc w:val="both"/>
        <w:rPr>
          <w:rStyle w:val="Emphasis"/>
          <w:i w:val="0"/>
        </w:rPr>
      </w:pPr>
      <w:r w:rsidRPr="00626676">
        <w:rPr>
          <w:rStyle w:val="Emphasis"/>
          <w:i w:val="0"/>
        </w:rPr>
        <w:t>The account department would verify the allottee’s account details. In case of no pending dues, the account department would issue a No Dues certificate.</w:t>
      </w:r>
    </w:p>
    <w:p w:rsidR="00A7050C" w:rsidRPr="00A7050C" w:rsidDel="00871E6C" w:rsidRDefault="00A7050C" w:rsidP="00A7050C">
      <w:pPr>
        <w:rPr>
          <w:del w:id="2087" w:author="Gaurav Dutta" w:date="2016-03-02T18:17:00Z"/>
        </w:rPr>
      </w:pPr>
    </w:p>
    <w:p w:rsidR="005C0F86" w:rsidDel="00871E6C" w:rsidRDefault="00510D99" w:rsidP="008F19E4">
      <w:pPr>
        <w:pStyle w:val="Heading3"/>
        <w:numPr>
          <w:ilvl w:val="1"/>
          <w:numId w:val="13"/>
        </w:numPr>
        <w:rPr>
          <w:del w:id="2088" w:author="Gaurav Dutta" w:date="2016-03-02T18:17:00Z"/>
          <w:b/>
          <w:sz w:val="22"/>
          <w:szCs w:val="22"/>
        </w:rPr>
      </w:pPr>
      <w:bookmarkStart w:id="2089" w:name="_Toc443223881"/>
      <w:del w:id="2090" w:author="Gaurav Dutta" w:date="2016-03-02T18:17:00Z">
        <w:r w:rsidRPr="002132B1" w:rsidDel="00871E6C">
          <w:rPr>
            <w:b/>
            <w:sz w:val="22"/>
            <w:szCs w:val="22"/>
          </w:rPr>
          <w:delText>Approval from Manager</w:delText>
        </w:r>
        <w:bookmarkEnd w:id="2089"/>
      </w:del>
    </w:p>
    <w:p w:rsidR="00657DAE" w:rsidRDefault="00657DAE" w:rsidP="008F19E4">
      <w:pPr>
        <w:pStyle w:val="NoSpacing"/>
        <w:numPr>
          <w:ilvl w:val="2"/>
          <w:numId w:val="13"/>
        </w:numPr>
        <w:jc w:val="both"/>
        <w:rPr>
          <w:ins w:id="2091" w:author="Gaurav Dutta" w:date="2016-03-03T17:32:00Z"/>
          <w:rStyle w:val="Emphasis"/>
          <w:i w:val="0"/>
        </w:rPr>
      </w:pPr>
      <w:r w:rsidRPr="00626676">
        <w:rPr>
          <w:rStyle w:val="Emphasis"/>
          <w:i w:val="0"/>
        </w:rPr>
        <w:t xml:space="preserve">After receiving the confirmation from </w:t>
      </w:r>
      <w:del w:id="2092" w:author="Gaurav Dutta" w:date="2016-03-03T17:43:00Z">
        <w:r w:rsidRPr="00626676" w:rsidDel="00BA267B">
          <w:rPr>
            <w:rStyle w:val="Emphasis"/>
            <w:i w:val="0"/>
          </w:rPr>
          <w:delText xml:space="preserve">accounts </w:delText>
        </w:r>
      </w:del>
      <w:ins w:id="2093" w:author="Gaurav Dutta" w:date="2016-03-03T17:43:00Z">
        <w:r w:rsidR="00BA267B">
          <w:rPr>
            <w:rStyle w:val="Emphasis"/>
            <w:i w:val="0"/>
          </w:rPr>
          <w:t>concerned</w:t>
        </w:r>
        <w:r w:rsidR="00BA267B" w:rsidRPr="00626676">
          <w:rPr>
            <w:rStyle w:val="Emphasis"/>
            <w:i w:val="0"/>
          </w:rPr>
          <w:t xml:space="preserve"> </w:t>
        </w:r>
      </w:ins>
      <w:r w:rsidRPr="00626676">
        <w:rPr>
          <w:rStyle w:val="Emphasis"/>
          <w:i w:val="0"/>
        </w:rPr>
        <w:t>department</w:t>
      </w:r>
      <w:ins w:id="2094" w:author="Gaurav Dutta" w:date="2016-03-03T17:43:00Z">
        <w:r w:rsidR="00BA267B">
          <w:rPr>
            <w:rStyle w:val="Emphasis"/>
            <w:i w:val="0"/>
          </w:rPr>
          <w:t>s</w:t>
        </w:r>
      </w:ins>
      <w:r w:rsidRPr="00626676">
        <w:rPr>
          <w:rStyle w:val="Emphasis"/>
          <w:i w:val="0"/>
        </w:rPr>
        <w:t>, the assistant would send the Functional request to the manager for his approval.</w:t>
      </w:r>
    </w:p>
    <w:p w:rsidR="004533D9" w:rsidRDefault="004533D9">
      <w:pPr>
        <w:pStyle w:val="NoSpacing"/>
        <w:ind w:left="1440"/>
        <w:jc w:val="both"/>
        <w:rPr>
          <w:ins w:id="2095" w:author="Gaurav Dutta" w:date="2016-03-03T17:45:00Z"/>
          <w:rStyle w:val="Emphasis"/>
          <w:i w:val="0"/>
        </w:rPr>
        <w:pPrChange w:id="2096" w:author="Gaurav Dutta" w:date="2016-03-03T17:32:00Z">
          <w:pPr>
            <w:pStyle w:val="NoSpacing"/>
            <w:numPr>
              <w:ilvl w:val="2"/>
              <w:numId w:val="13"/>
            </w:numPr>
            <w:ind w:left="1440" w:hanging="720"/>
            <w:jc w:val="both"/>
          </w:pPr>
        </w:pPrChange>
      </w:pPr>
    </w:p>
    <w:p w:rsidR="00CD7430" w:rsidRPr="00156A7C" w:rsidRDefault="00CD7430">
      <w:pPr>
        <w:pStyle w:val="NoSpacing"/>
        <w:ind w:left="1440"/>
        <w:jc w:val="both"/>
        <w:rPr>
          <w:ins w:id="2097" w:author="Gaurav Dutta" w:date="2016-03-03T17:32:00Z"/>
          <w:rStyle w:val="Emphasis"/>
          <w:i w:val="0"/>
          <w:iCs w:val="0"/>
        </w:rPr>
        <w:pPrChange w:id="2098" w:author="Gaurav Dutta" w:date="2016-03-03T17:32:00Z">
          <w:pPr>
            <w:pStyle w:val="NoSpacing"/>
            <w:numPr>
              <w:ilvl w:val="2"/>
              <w:numId w:val="13"/>
            </w:numPr>
            <w:ind w:left="1440" w:hanging="720"/>
            <w:jc w:val="both"/>
          </w:pPr>
        </w:pPrChange>
      </w:pPr>
      <w:ins w:id="2099" w:author="Gaurav Dutta" w:date="2016-03-03T17:32:00Z">
        <w:r>
          <w:rPr>
            <w:rStyle w:val="Emphasis"/>
            <w:i w:val="0"/>
          </w:rPr>
          <w:t xml:space="preserve">Key </w:t>
        </w:r>
        <w:r w:rsidR="00BA267B">
          <w:rPr>
            <w:rStyle w:val="Emphasis"/>
            <w:i w:val="0"/>
          </w:rPr>
          <w:t>functionalities involved:</w:t>
        </w:r>
      </w:ins>
    </w:p>
    <w:p w:rsidR="00BA267B" w:rsidRPr="00BA267B" w:rsidRDefault="00CD7430">
      <w:pPr>
        <w:pStyle w:val="NoSpacing"/>
        <w:numPr>
          <w:ilvl w:val="2"/>
          <w:numId w:val="17"/>
        </w:numPr>
        <w:jc w:val="both"/>
        <w:rPr>
          <w:ins w:id="2100" w:author="Gaurav Dutta" w:date="2016-03-03T17:34:00Z"/>
          <w:rStyle w:val="Emphasis"/>
          <w:i w:val="0"/>
          <w:iCs w:val="0"/>
        </w:rPr>
        <w:pPrChange w:id="2101" w:author="Gaurav Dutta" w:date="2016-03-03T17:34:00Z">
          <w:pPr>
            <w:pStyle w:val="NoSpacing"/>
            <w:numPr>
              <w:ilvl w:val="4"/>
              <w:numId w:val="13"/>
            </w:numPr>
            <w:ind w:left="3240" w:hanging="1080"/>
            <w:jc w:val="both"/>
          </w:pPr>
        </w:pPrChange>
      </w:pPr>
      <w:ins w:id="2102" w:author="Gaurav Dutta" w:date="2016-03-03T17:32:00Z">
        <w:r>
          <w:rPr>
            <w:rStyle w:val="Emphasis"/>
            <w:i w:val="0"/>
          </w:rPr>
          <w:t>Add/Update functional request status</w:t>
        </w:r>
      </w:ins>
    </w:p>
    <w:p w:rsidR="00BA267B" w:rsidRDefault="00CD7430">
      <w:pPr>
        <w:pStyle w:val="NoSpacing"/>
        <w:numPr>
          <w:ilvl w:val="2"/>
          <w:numId w:val="17"/>
        </w:numPr>
        <w:jc w:val="both"/>
        <w:rPr>
          <w:ins w:id="2103" w:author="Gaurav Dutta" w:date="2016-03-03T17:34:00Z"/>
          <w:rStyle w:val="Emphasis"/>
          <w:i w:val="0"/>
          <w:iCs w:val="0"/>
        </w:rPr>
        <w:pPrChange w:id="2104" w:author="Gaurav Dutta" w:date="2016-03-03T17:34:00Z">
          <w:pPr>
            <w:pStyle w:val="NoSpacing"/>
            <w:numPr>
              <w:ilvl w:val="4"/>
              <w:numId w:val="13"/>
            </w:numPr>
            <w:ind w:left="3240" w:hanging="1080"/>
            <w:jc w:val="both"/>
          </w:pPr>
        </w:pPrChange>
      </w:pPr>
      <w:ins w:id="2105" w:author="Gaurav Dutta" w:date="2016-03-03T17:32:00Z">
        <w:r w:rsidRPr="00BA267B">
          <w:rPr>
            <w:rStyle w:val="Emphasis"/>
            <w:i w:val="0"/>
          </w:rPr>
          <w:t xml:space="preserve">Record the details of the functional property that includes: </w:t>
        </w:r>
      </w:ins>
    </w:p>
    <w:p w:rsidR="00BA267B" w:rsidRDefault="00CD7430">
      <w:pPr>
        <w:pStyle w:val="NoSpacing"/>
        <w:numPr>
          <w:ilvl w:val="3"/>
          <w:numId w:val="17"/>
        </w:numPr>
        <w:jc w:val="both"/>
        <w:rPr>
          <w:ins w:id="2106" w:author="Gaurav Dutta" w:date="2016-03-03T17:35:00Z"/>
          <w:rStyle w:val="Emphasis"/>
          <w:i w:val="0"/>
          <w:iCs w:val="0"/>
        </w:rPr>
        <w:pPrChange w:id="2107" w:author="Gaurav Dutta" w:date="2016-03-03T17:35:00Z">
          <w:pPr>
            <w:pStyle w:val="NoSpacing"/>
            <w:numPr>
              <w:ilvl w:val="4"/>
              <w:numId w:val="13"/>
            </w:numPr>
            <w:ind w:left="3240" w:hanging="1080"/>
            <w:jc w:val="both"/>
          </w:pPr>
        </w:pPrChange>
      </w:pPr>
      <w:ins w:id="2108" w:author="Gaurav Dutta" w:date="2016-03-03T17:32:00Z">
        <w:r w:rsidRPr="00BA267B">
          <w:rPr>
            <w:rStyle w:val="Emphasis"/>
            <w:i w:val="0"/>
            <w:iCs w:val="0"/>
          </w:rPr>
          <w:t>Number of employees</w:t>
        </w:r>
      </w:ins>
    </w:p>
    <w:p w:rsidR="00BA267B" w:rsidRDefault="00CD7430">
      <w:pPr>
        <w:pStyle w:val="NoSpacing"/>
        <w:numPr>
          <w:ilvl w:val="3"/>
          <w:numId w:val="17"/>
        </w:numPr>
        <w:jc w:val="both"/>
        <w:rPr>
          <w:ins w:id="2109" w:author="Gaurav Dutta" w:date="2016-03-03T17:35:00Z"/>
          <w:rStyle w:val="Emphasis"/>
          <w:i w:val="0"/>
          <w:iCs w:val="0"/>
        </w:rPr>
        <w:pPrChange w:id="2110" w:author="Gaurav Dutta" w:date="2016-03-03T17:35:00Z">
          <w:pPr>
            <w:pStyle w:val="NoSpacing"/>
            <w:numPr>
              <w:ilvl w:val="4"/>
              <w:numId w:val="13"/>
            </w:numPr>
            <w:ind w:left="3240" w:hanging="1080"/>
            <w:jc w:val="both"/>
          </w:pPr>
        </w:pPrChange>
      </w:pPr>
      <w:ins w:id="2111" w:author="Gaurav Dutta" w:date="2016-03-03T17:32:00Z">
        <w:r w:rsidRPr="00BA267B">
          <w:rPr>
            <w:rStyle w:val="Emphasis"/>
            <w:i w:val="0"/>
            <w:iCs w:val="0"/>
          </w:rPr>
          <w:t>Facility</w:t>
        </w:r>
      </w:ins>
    </w:p>
    <w:p w:rsidR="00BA267B" w:rsidRDefault="00CD7430">
      <w:pPr>
        <w:pStyle w:val="NoSpacing"/>
        <w:numPr>
          <w:ilvl w:val="3"/>
          <w:numId w:val="17"/>
        </w:numPr>
        <w:jc w:val="both"/>
        <w:rPr>
          <w:ins w:id="2112" w:author="Gaurav Dutta" w:date="2016-03-03T17:35:00Z"/>
          <w:rStyle w:val="Emphasis"/>
          <w:i w:val="0"/>
          <w:iCs w:val="0"/>
        </w:rPr>
        <w:pPrChange w:id="2113" w:author="Gaurav Dutta" w:date="2016-03-03T17:35:00Z">
          <w:pPr>
            <w:pStyle w:val="NoSpacing"/>
            <w:numPr>
              <w:ilvl w:val="4"/>
              <w:numId w:val="13"/>
            </w:numPr>
            <w:ind w:left="3240" w:hanging="1080"/>
            <w:jc w:val="both"/>
          </w:pPr>
        </w:pPrChange>
      </w:pPr>
      <w:ins w:id="2114" w:author="Gaurav Dutta" w:date="2016-03-03T17:32:00Z">
        <w:r w:rsidRPr="00BA267B">
          <w:rPr>
            <w:rStyle w:val="Emphasis"/>
            <w:i w:val="0"/>
            <w:iCs w:val="0"/>
          </w:rPr>
          <w:t>Quality Standards</w:t>
        </w:r>
      </w:ins>
    </w:p>
    <w:p w:rsidR="00CD7430" w:rsidRPr="00BA267B" w:rsidRDefault="00CD7430">
      <w:pPr>
        <w:pStyle w:val="NoSpacing"/>
        <w:numPr>
          <w:ilvl w:val="3"/>
          <w:numId w:val="17"/>
        </w:numPr>
        <w:jc w:val="both"/>
        <w:rPr>
          <w:ins w:id="2115" w:author="Gaurav Dutta" w:date="2016-03-03T17:32:00Z"/>
          <w:rStyle w:val="Emphasis"/>
          <w:i w:val="0"/>
          <w:iCs w:val="0"/>
        </w:rPr>
        <w:pPrChange w:id="2116" w:author="Gaurav Dutta" w:date="2016-03-03T17:35:00Z">
          <w:pPr>
            <w:pStyle w:val="NoSpacing"/>
            <w:numPr>
              <w:ilvl w:val="4"/>
              <w:numId w:val="13"/>
            </w:numPr>
            <w:ind w:left="3240" w:hanging="1080"/>
            <w:jc w:val="both"/>
          </w:pPr>
        </w:pPrChange>
      </w:pPr>
      <w:ins w:id="2117" w:author="Gaurav Dutta" w:date="2016-03-03T17:32:00Z">
        <w:r w:rsidRPr="00BA267B">
          <w:rPr>
            <w:rStyle w:val="Emphasis"/>
            <w:i w:val="0"/>
            <w:iCs w:val="0"/>
          </w:rPr>
          <w:t>Machinery/Equipment etc.</w:t>
        </w:r>
      </w:ins>
    </w:p>
    <w:p w:rsidR="004533D9" w:rsidRPr="004533D9" w:rsidRDefault="004533D9">
      <w:pPr>
        <w:pStyle w:val="NoSpacing"/>
        <w:numPr>
          <w:ilvl w:val="2"/>
          <w:numId w:val="17"/>
        </w:numPr>
        <w:jc w:val="both"/>
        <w:rPr>
          <w:ins w:id="2118" w:author="Gaurav Dutta" w:date="2016-03-03T17:46:00Z"/>
          <w:rStyle w:val="Emphasis"/>
          <w:i w:val="0"/>
          <w:rPrChange w:id="2119" w:author="Gaurav Dutta" w:date="2016-03-03T17:46:00Z">
            <w:rPr>
              <w:ins w:id="2120" w:author="Gaurav Dutta" w:date="2016-03-03T17:46:00Z"/>
              <w:rStyle w:val="Emphasis"/>
              <w:i w:val="0"/>
              <w:iCs w:val="0"/>
            </w:rPr>
          </w:rPrChange>
        </w:rPr>
        <w:pPrChange w:id="2121" w:author="Gaurav Dutta" w:date="2016-03-03T17:46:00Z">
          <w:pPr>
            <w:pStyle w:val="NoSpacing"/>
            <w:numPr>
              <w:numId w:val="17"/>
            </w:numPr>
            <w:ind w:left="1440" w:hanging="360"/>
            <w:jc w:val="both"/>
          </w:pPr>
        </w:pPrChange>
      </w:pPr>
      <w:ins w:id="2122" w:author="Gaurav Dutta" w:date="2016-03-03T17:46:00Z">
        <w:r w:rsidRPr="004533D9">
          <w:rPr>
            <w:rStyle w:val="Emphasis"/>
            <w:rPrChange w:id="2123" w:author="Gaurav Dutta" w:date="2016-03-03T17:46:00Z">
              <w:rPr>
                <w:i/>
                <w:iCs/>
              </w:rPr>
            </w:rPrChange>
          </w:rPr>
          <w:t>System confirms the payment of processing fee and dues with the account department.</w:t>
        </w:r>
      </w:ins>
    </w:p>
    <w:p w:rsidR="004533D9" w:rsidRPr="004533D9" w:rsidRDefault="004533D9">
      <w:pPr>
        <w:pStyle w:val="NoSpacing"/>
        <w:numPr>
          <w:ilvl w:val="2"/>
          <w:numId w:val="17"/>
        </w:numPr>
        <w:jc w:val="both"/>
        <w:rPr>
          <w:ins w:id="2124" w:author="Gaurav Dutta" w:date="2016-03-03T17:46:00Z"/>
          <w:rStyle w:val="Emphasis"/>
          <w:i w:val="0"/>
          <w:rPrChange w:id="2125" w:author="Gaurav Dutta" w:date="2016-03-03T17:46:00Z">
            <w:rPr>
              <w:ins w:id="2126" w:author="Gaurav Dutta" w:date="2016-03-03T17:46:00Z"/>
              <w:rStyle w:val="Emphasis"/>
              <w:i w:val="0"/>
              <w:iCs w:val="0"/>
            </w:rPr>
          </w:rPrChange>
        </w:rPr>
        <w:pPrChange w:id="2127" w:author="Gaurav Dutta" w:date="2016-03-03T17:46:00Z">
          <w:pPr>
            <w:pStyle w:val="NoSpacing"/>
            <w:numPr>
              <w:numId w:val="17"/>
            </w:numPr>
            <w:ind w:left="1440" w:hanging="360"/>
            <w:jc w:val="both"/>
          </w:pPr>
        </w:pPrChange>
      </w:pPr>
      <w:ins w:id="2128" w:author="Gaurav Dutta" w:date="2016-03-03T17:46:00Z">
        <w:r>
          <w:rPr>
            <w:rStyle w:val="Emphasis"/>
            <w:i w:val="0"/>
          </w:rPr>
          <w:t>Email notification would be sent to the assistant once the Functional Letter request is approved.</w:t>
        </w:r>
      </w:ins>
    </w:p>
    <w:p w:rsidR="00CD7430" w:rsidRDefault="00CD7430">
      <w:pPr>
        <w:pStyle w:val="NoSpacing"/>
        <w:jc w:val="both"/>
        <w:rPr>
          <w:ins w:id="2129" w:author="Gaurav Dutta" w:date="2016-03-03T17:32:00Z"/>
          <w:rStyle w:val="Emphasis"/>
          <w:i w:val="0"/>
          <w:iCs w:val="0"/>
        </w:rPr>
        <w:pPrChange w:id="2130" w:author="Gaurav Dutta" w:date="2016-03-03T17:46:00Z">
          <w:pPr>
            <w:pStyle w:val="NoSpacing"/>
            <w:ind w:left="3240"/>
            <w:jc w:val="both"/>
          </w:pPr>
        </w:pPrChange>
      </w:pPr>
    </w:p>
    <w:p w:rsidR="00CD7430" w:rsidRPr="00626676" w:rsidRDefault="00CD7430">
      <w:pPr>
        <w:pStyle w:val="NoSpacing"/>
        <w:ind w:left="1440"/>
        <w:jc w:val="both"/>
        <w:rPr>
          <w:rStyle w:val="Emphasis"/>
          <w:i w:val="0"/>
        </w:rPr>
        <w:pPrChange w:id="2131" w:author="Gaurav Dutta" w:date="2016-03-03T17:32:00Z">
          <w:pPr>
            <w:pStyle w:val="NoSpacing"/>
            <w:numPr>
              <w:ilvl w:val="2"/>
              <w:numId w:val="13"/>
            </w:numPr>
            <w:ind w:left="1440" w:hanging="720"/>
            <w:jc w:val="both"/>
          </w:pPr>
        </w:pPrChange>
      </w:pPr>
    </w:p>
    <w:p w:rsidR="005C0F86" w:rsidRPr="005C0F86" w:rsidRDefault="005C0F86" w:rsidP="005C0F86"/>
    <w:p w:rsidR="005C0F86" w:rsidRDefault="00510D99" w:rsidP="008F19E4">
      <w:pPr>
        <w:pStyle w:val="Heading3"/>
        <w:numPr>
          <w:ilvl w:val="1"/>
          <w:numId w:val="13"/>
        </w:numPr>
        <w:rPr>
          <w:b/>
          <w:sz w:val="22"/>
          <w:szCs w:val="22"/>
        </w:rPr>
      </w:pPr>
      <w:bookmarkStart w:id="2132" w:name="_Toc443223882"/>
      <w:bookmarkStart w:id="2133" w:name="_Toc444803865"/>
      <w:r w:rsidRPr="002132B1">
        <w:rPr>
          <w:b/>
          <w:sz w:val="22"/>
          <w:szCs w:val="22"/>
        </w:rPr>
        <w:t>Functional Letter Issuance</w:t>
      </w:r>
      <w:bookmarkEnd w:id="2132"/>
      <w:bookmarkEnd w:id="2133"/>
    </w:p>
    <w:p w:rsidR="005C0F86" w:rsidRDefault="00657DAE" w:rsidP="008F19E4">
      <w:pPr>
        <w:pStyle w:val="NoSpacing"/>
        <w:numPr>
          <w:ilvl w:val="2"/>
          <w:numId w:val="13"/>
        </w:numPr>
        <w:jc w:val="both"/>
        <w:rPr>
          <w:ins w:id="2134" w:author="Gaurav Dutta" w:date="2016-03-03T17:44:00Z"/>
          <w:rStyle w:val="Emphasis"/>
          <w:i w:val="0"/>
        </w:rPr>
      </w:pPr>
      <w:r w:rsidRPr="00626676">
        <w:rPr>
          <w:rStyle w:val="Emphasis"/>
          <w:i w:val="0"/>
        </w:rPr>
        <w:t xml:space="preserve">Once the manager approves the functional request, the assistant would issue the Functional letter to the </w:t>
      </w:r>
      <w:r w:rsidR="00A0227B">
        <w:rPr>
          <w:rStyle w:val="Emphasis"/>
          <w:i w:val="0"/>
        </w:rPr>
        <w:t>Allottee</w:t>
      </w:r>
      <w:r w:rsidRPr="00626676">
        <w:rPr>
          <w:rStyle w:val="Emphasis"/>
          <w:i w:val="0"/>
        </w:rPr>
        <w:t>.</w:t>
      </w:r>
    </w:p>
    <w:p w:rsidR="004533D9" w:rsidRDefault="004533D9" w:rsidP="004533D9">
      <w:pPr>
        <w:pStyle w:val="NoSpacing"/>
        <w:ind w:left="1440"/>
        <w:jc w:val="both"/>
        <w:rPr>
          <w:ins w:id="2135" w:author="Gaurav Dutta" w:date="2016-03-03T17:44:00Z"/>
          <w:rStyle w:val="Emphasis"/>
          <w:i w:val="0"/>
        </w:rPr>
      </w:pPr>
      <w:ins w:id="2136" w:author="Gaurav Dutta" w:date="2016-03-03T17:44:00Z">
        <w:r>
          <w:rPr>
            <w:rStyle w:val="Emphasis"/>
            <w:i w:val="0"/>
          </w:rPr>
          <w:t>Key functionalities involved:</w:t>
        </w:r>
      </w:ins>
    </w:p>
    <w:p w:rsidR="004533D9" w:rsidRPr="00626676" w:rsidRDefault="004533D9" w:rsidP="004533D9">
      <w:pPr>
        <w:pStyle w:val="NoSpacing"/>
        <w:numPr>
          <w:ilvl w:val="0"/>
          <w:numId w:val="56"/>
        </w:numPr>
        <w:jc w:val="both"/>
        <w:rPr>
          <w:ins w:id="2137" w:author="Gaurav Dutta" w:date="2016-03-03T17:44:00Z"/>
          <w:rStyle w:val="Emphasis"/>
          <w:i w:val="0"/>
        </w:rPr>
      </w:pPr>
      <w:ins w:id="2138" w:author="Gaurav Dutta" w:date="2016-03-03T17:44:00Z">
        <w:r>
          <w:rPr>
            <w:rStyle w:val="Emphasis"/>
            <w:i w:val="0"/>
          </w:rPr>
          <w:t>Auto-generation of the Functional Letter.</w:t>
        </w:r>
      </w:ins>
    </w:p>
    <w:p w:rsidR="004533D9" w:rsidRPr="00626676" w:rsidRDefault="004533D9">
      <w:pPr>
        <w:pStyle w:val="NoSpacing"/>
        <w:ind w:left="1440"/>
        <w:jc w:val="both"/>
        <w:rPr>
          <w:rStyle w:val="Emphasis"/>
          <w:i w:val="0"/>
        </w:rPr>
        <w:pPrChange w:id="2139" w:author="Gaurav Dutta" w:date="2016-03-03T17:44:00Z">
          <w:pPr>
            <w:pStyle w:val="NoSpacing"/>
            <w:numPr>
              <w:ilvl w:val="2"/>
              <w:numId w:val="13"/>
            </w:numPr>
            <w:ind w:left="1440" w:hanging="720"/>
            <w:jc w:val="both"/>
          </w:pPr>
        </w:pPrChange>
      </w:pPr>
    </w:p>
    <w:p w:rsidR="00657DAE" w:rsidRDefault="00657DAE" w:rsidP="008F19E4">
      <w:pPr>
        <w:pStyle w:val="NoSpacing"/>
        <w:numPr>
          <w:ilvl w:val="2"/>
          <w:numId w:val="13"/>
        </w:numPr>
        <w:jc w:val="both"/>
        <w:rPr>
          <w:ins w:id="2140" w:author="Gaurav Dutta" w:date="2016-03-03T17:33:00Z"/>
          <w:rStyle w:val="Emphasis"/>
          <w:i w:val="0"/>
        </w:rPr>
      </w:pPr>
      <w:r w:rsidRPr="00626676">
        <w:rPr>
          <w:rStyle w:val="Emphasis"/>
          <w:i w:val="0"/>
        </w:rPr>
        <w:t xml:space="preserve">In case any previous dues exists, the </w:t>
      </w:r>
      <w:del w:id="2141" w:author="Gaurav Dutta" w:date="2016-03-03T17:45:00Z">
        <w:r w:rsidRPr="00626676" w:rsidDel="004533D9">
          <w:rPr>
            <w:rStyle w:val="Emphasis"/>
            <w:i w:val="0"/>
          </w:rPr>
          <w:delText xml:space="preserve">assistant </w:delText>
        </w:r>
      </w:del>
      <w:ins w:id="2142" w:author="Gaurav Dutta" w:date="2016-03-03T17:45:00Z">
        <w:r w:rsidR="004533D9">
          <w:rPr>
            <w:rStyle w:val="Emphasis"/>
            <w:i w:val="0"/>
          </w:rPr>
          <w:t xml:space="preserve">system </w:t>
        </w:r>
      </w:ins>
      <w:r w:rsidRPr="00626676">
        <w:rPr>
          <w:rStyle w:val="Emphasis"/>
          <w:i w:val="0"/>
        </w:rPr>
        <w:t xml:space="preserve">would notify the </w:t>
      </w:r>
      <w:r w:rsidR="00B85813">
        <w:rPr>
          <w:rStyle w:val="Emphasis"/>
          <w:i w:val="0"/>
        </w:rPr>
        <w:t>allottee</w:t>
      </w:r>
      <w:ins w:id="2143" w:author="Gaurav Dutta" w:date="2016-03-03T17:44:00Z">
        <w:r w:rsidR="004533D9">
          <w:rPr>
            <w:rStyle w:val="Emphasis"/>
            <w:i w:val="0"/>
          </w:rPr>
          <w:t xml:space="preserve"> via </w:t>
        </w:r>
      </w:ins>
      <w:ins w:id="2144" w:author="Gaurav Dutta" w:date="2016-03-03T17:45:00Z">
        <w:r w:rsidR="004533D9">
          <w:rPr>
            <w:rStyle w:val="Emphasis"/>
            <w:i w:val="0"/>
          </w:rPr>
          <w:t xml:space="preserve">an </w:t>
        </w:r>
      </w:ins>
      <w:ins w:id="2145" w:author="Gaurav Dutta" w:date="2016-03-03T17:44:00Z">
        <w:r w:rsidR="004533D9">
          <w:rPr>
            <w:rStyle w:val="Emphasis"/>
            <w:i w:val="0"/>
          </w:rPr>
          <w:t>email</w:t>
        </w:r>
      </w:ins>
      <w:r w:rsidRPr="00626676">
        <w:rPr>
          <w:rStyle w:val="Emphasis"/>
          <w:i w:val="0"/>
        </w:rPr>
        <w:t xml:space="preserve"> to clear the previous dues first before applying for the functional letter.</w:t>
      </w:r>
      <w:ins w:id="2146" w:author="Gaurav Dutta" w:date="2016-03-03T17:44:00Z">
        <w:r w:rsidR="004533D9">
          <w:rPr>
            <w:rStyle w:val="Emphasis"/>
            <w:i w:val="0"/>
          </w:rPr>
          <w:t xml:space="preserve"> </w:t>
        </w:r>
      </w:ins>
    </w:p>
    <w:p w:rsidR="00BA267B" w:rsidRPr="00626676" w:rsidDel="004533D9" w:rsidRDefault="00BA267B">
      <w:pPr>
        <w:pStyle w:val="NoSpacing"/>
        <w:numPr>
          <w:ilvl w:val="0"/>
          <w:numId w:val="56"/>
        </w:numPr>
        <w:jc w:val="both"/>
        <w:rPr>
          <w:del w:id="2147" w:author="Gaurav Dutta" w:date="2016-03-03T17:44:00Z"/>
          <w:rStyle w:val="Emphasis"/>
          <w:i w:val="0"/>
        </w:rPr>
        <w:pPrChange w:id="2148" w:author="Gaurav Dutta" w:date="2016-03-03T17:37:00Z">
          <w:pPr>
            <w:pStyle w:val="NoSpacing"/>
            <w:numPr>
              <w:ilvl w:val="2"/>
              <w:numId w:val="13"/>
            </w:numPr>
            <w:ind w:left="1440" w:hanging="720"/>
            <w:jc w:val="both"/>
          </w:pPr>
        </w:pPrChange>
      </w:pPr>
    </w:p>
    <w:p w:rsidR="005C0F86" w:rsidRPr="005C0F86" w:rsidRDefault="005C0F86" w:rsidP="005C0F86"/>
    <w:p w:rsidR="00510D99" w:rsidRPr="00510D99" w:rsidRDefault="00510D99" w:rsidP="008F19E4">
      <w:pPr>
        <w:pStyle w:val="Heading3"/>
        <w:numPr>
          <w:ilvl w:val="1"/>
          <w:numId w:val="13"/>
        </w:numPr>
        <w:rPr>
          <w:b/>
          <w:sz w:val="22"/>
          <w:szCs w:val="22"/>
        </w:rPr>
      </w:pPr>
      <w:bookmarkStart w:id="2149" w:name="_Toc443223883"/>
      <w:bookmarkStart w:id="2150" w:name="_Toc444803866"/>
      <w:r w:rsidRPr="002132B1">
        <w:rPr>
          <w:b/>
          <w:sz w:val="22"/>
          <w:szCs w:val="22"/>
        </w:rPr>
        <w:t>Business Rule for Functional</w:t>
      </w:r>
      <w:bookmarkEnd w:id="2149"/>
      <w:bookmarkEnd w:id="2150"/>
    </w:p>
    <w:p w:rsidR="00510D99" w:rsidRPr="00626676" w:rsidRDefault="00510D99" w:rsidP="008F19E4">
      <w:pPr>
        <w:pStyle w:val="ListParagraph"/>
        <w:numPr>
          <w:ilvl w:val="0"/>
          <w:numId w:val="8"/>
        </w:numPr>
        <w:jc w:val="both"/>
        <w:rPr>
          <w:rStyle w:val="Emphasis"/>
          <w:i w:val="0"/>
        </w:rPr>
      </w:pPr>
      <w:r w:rsidRPr="00626676">
        <w:rPr>
          <w:rStyle w:val="Emphasis"/>
          <w:i w:val="0"/>
        </w:rPr>
        <w:t xml:space="preserve"> An industrial unit, on submission of the following documents, may be declared functional:</w:t>
      </w:r>
    </w:p>
    <w:p w:rsidR="00510D99" w:rsidRDefault="00F36E6A" w:rsidP="008F19E4">
      <w:pPr>
        <w:pStyle w:val="ListParagraph"/>
        <w:numPr>
          <w:ilvl w:val="1"/>
          <w:numId w:val="8"/>
        </w:numPr>
        <w:jc w:val="both"/>
        <w:rPr>
          <w:rStyle w:val="Emphasis"/>
          <w:i w:val="0"/>
        </w:rPr>
      </w:pPr>
      <w:r>
        <w:t xml:space="preserve">Building completion certificate </w:t>
      </w:r>
      <w:r w:rsidR="00534983">
        <w:t>showing</w:t>
      </w:r>
      <w:r>
        <w:t xml:space="preserve"> the maximum permissible covered area has been constructed.</w:t>
      </w:r>
    </w:p>
    <w:p w:rsidR="00510D99" w:rsidRPr="00626676" w:rsidRDefault="00510D99" w:rsidP="008F19E4">
      <w:pPr>
        <w:pStyle w:val="ListParagraph"/>
        <w:numPr>
          <w:ilvl w:val="1"/>
          <w:numId w:val="8"/>
        </w:numPr>
        <w:jc w:val="both"/>
        <w:rPr>
          <w:rStyle w:val="Emphasis"/>
          <w:i w:val="0"/>
        </w:rPr>
      </w:pPr>
      <w:r w:rsidRPr="00626676">
        <w:rPr>
          <w:rStyle w:val="Emphasis"/>
          <w:i w:val="0"/>
        </w:rPr>
        <w:t>Lease Deed/Transfer Deed/Sale Deed has been executed and registered.</w:t>
      </w:r>
    </w:p>
    <w:p w:rsidR="00510D99" w:rsidRDefault="00510D99" w:rsidP="008F19E4">
      <w:pPr>
        <w:pStyle w:val="ListParagraph"/>
        <w:numPr>
          <w:ilvl w:val="1"/>
          <w:numId w:val="8"/>
        </w:numPr>
        <w:jc w:val="both"/>
        <w:rPr>
          <w:ins w:id="2151" w:author="Gaurav Dutta" w:date="2016-03-02T18:49:00Z"/>
          <w:rStyle w:val="Emphasis"/>
          <w:i w:val="0"/>
        </w:rPr>
      </w:pPr>
      <w:r w:rsidRPr="00626676">
        <w:rPr>
          <w:rStyle w:val="Emphasis"/>
          <w:i w:val="0"/>
        </w:rPr>
        <w:t xml:space="preserve">No dues certificate </w:t>
      </w:r>
      <w:r w:rsidR="00F36E6A">
        <w:rPr>
          <w:rStyle w:val="Emphasis"/>
          <w:i w:val="0"/>
        </w:rPr>
        <w:t>has been issued</w:t>
      </w:r>
      <w:r w:rsidR="0049681A">
        <w:rPr>
          <w:rStyle w:val="Emphasis"/>
          <w:i w:val="0"/>
        </w:rPr>
        <w:t xml:space="preserve"> by the authority</w:t>
      </w:r>
      <w:r w:rsidR="00F36E6A">
        <w:rPr>
          <w:rStyle w:val="Emphasis"/>
          <w:i w:val="0"/>
        </w:rPr>
        <w:t>.</w:t>
      </w:r>
    </w:p>
    <w:p w:rsidR="003B5ED0" w:rsidRPr="003B5ED0" w:rsidRDefault="003B5ED0">
      <w:pPr>
        <w:pStyle w:val="ListParagraph"/>
        <w:ind w:left="1440"/>
        <w:jc w:val="both"/>
        <w:rPr>
          <w:rStyle w:val="Emphasis"/>
          <w:i w:val="0"/>
        </w:rPr>
        <w:pPrChange w:id="2152" w:author="Gaurav Dutta" w:date="2016-03-02T18:57:00Z">
          <w:pPr>
            <w:pStyle w:val="ListParagraph"/>
            <w:numPr>
              <w:ilvl w:val="1"/>
              <w:numId w:val="8"/>
            </w:numPr>
            <w:ind w:left="2160" w:hanging="360"/>
            <w:jc w:val="both"/>
          </w:pPr>
        </w:pPrChange>
      </w:pPr>
    </w:p>
    <w:p w:rsidR="00657DAE" w:rsidRDefault="00657DAE" w:rsidP="002117EA">
      <w:pPr>
        <w:jc w:val="both"/>
      </w:pPr>
    </w:p>
    <w:p w:rsidR="00F36E6A" w:rsidDel="00AD3F8E" w:rsidRDefault="00F36E6A" w:rsidP="002117EA">
      <w:pPr>
        <w:jc w:val="both"/>
        <w:rPr>
          <w:del w:id="2153" w:author="Gaurav Dutta" w:date="2016-03-03T17:51:00Z"/>
        </w:rPr>
      </w:pPr>
      <w:bookmarkStart w:id="2154" w:name="_Toc444803867"/>
      <w:bookmarkEnd w:id="2154"/>
    </w:p>
    <w:p w:rsidR="00657DAE" w:rsidDel="00AD3F8E" w:rsidRDefault="00657DAE" w:rsidP="002117EA">
      <w:pPr>
        <w:jc w:val="both"/>
        <w:rPr>
          <w:del w:id="2155" w:author="Gaurav Dutta" w:date="2016-03-03T17:51:00Z"/>
        </w:rPr>
      </w:pPr>
      <w:bookmarkStart w:id="2156" w:name="_Toc444803868"/>
      <w:bookmarkEnd w:id="2156"/>
    </w:p>
    <w:p w:rsidR="00657DAE" w:rsidDel="00AD3F8E" w:rsidRDefault="00657DAE" w:rsidP="002117EA">
      <w:pPr>
        <w:jc w:val="both"/>
        <w:rPr>
          <w:del w:id="2157" w:author="Gaurav Dutta" w:date="2016-03-03T17:51:00Z"/>
        </w:rPr>
      </w:pPr>
      <w:bookmarkStart w:id="2158" w:name="_Toc444803869"/>
      <w:bookmarkEnd w:id="2158"/>
    </w:p>
    <w:p w:rsidR="00657DAE" w:rsidDel="00AD3F8E" w:rsidRDefault="00657DAE" w:rsidP="002117EA">
      <w:pPr>
        <w:jc w:val="both"/>
        <w:rPr>
          <w:del w:id="2159" w:author="Gaurav Dutta" w:date="2016-03-03T17:46:00Z"/>
        </w:rPr>
      </w:pPr>
      <w:bookmarkStart w:id="2160" w:name="_Toc444803870"/>
      <w:bookmarkEnd w:id="2160"/>
    </w:p>
    <w:p w:rsidR="00657DAE" w:rsidDel="00AD3F8E" w:rsidRDefault="00657DAE" w:rsidP="002117EA">
      <w:pPr>
        <w:jc w:val="both"/>
        <w:rPr>
          <w:del w:id="2161" w:author="Gaurav Dutta" w:date="2016-03-03T17:46:00Z"/>
        </w:rPr>
      </w:pPr>
      <w:bookmarkStart w:id="2162" w:name="_Toc444803871"/>
      <w:bookmarkEnd w:id="2162"/>
    </w:p>
    <w:p w:rsidR="00657DAE" w:rsidDel="00AD3F8E" w:rsidRDefault="00657DAE" w:rsidP="002117EA">
      <w:pPr>
        <w:jc w:val="both"/>
        <w:rPr>
          <w:del w:id="2163" w:author="Gaurav Dutta" w:date="2016-03-03T17:46:00Z"/>
        </w:rPr>
      </w:pPr>
      <w:bookmarkStart w:id="2164" w:name="_Toc444803872"/>
      <w:bookmarkEnd w:id="2164"/>
    </w:p>
    <w:p w:rsidR="00657DAE" w:rsidDel="00AD3F8E" w:rsidRDefault="00657DAE" w:rsidP="002117EA">
      <w:pPr>
        <w:jc w:val="both"/>
        <w:rPr>
          <w:del w:id="2165" w:author="Gaurav Dutta" w:date="2016-03-03T17:46:00Z"/>
        </w:rPr>
      </w:pPr>
      <w:bookmarkStart w:id="2166" w:name="_Toc444803873"/>
      <w:bookmarkEnd w:id="2166"/>
    </w:p>
    <w:p w:rsidR="00657DAE" w:rsidDel="00AD3F8E" w:rsidRDefault="00657DAE" w:rsidP="002117EA">
      <w:pPr>
        <w:jc w:val="both"/>
        <w:rPr>
          <w:del w:id="2167" w:author="Gaurav Dutta" w:date="2016-03-03T17:46:00Z"/>
        </w:rPr>
      </w:pPr>
      <w:bookmarkStart w:id="2168" w:name="_Toc444803874"/>
      <w:bookmarkEnd w:id="2168"/>
    </w:p>
    <w:p w:rsidR="00657DAE" w:rsidDel="00AD3F8E" w:rsidRDefault="00657DAE" w:rsidP="002117EA">
      <w:pPr>
        <w:jc w:val="both"/>
        <w:rPr>
          <w:del w:id="2169" w:author="Gaurav Dutta" w:date="2016-03-03T17:46:00Z"/>
        </w:rPr>
      </w:pPr>
      <w:bookmarkStart w:id="2170" w:name="_Toc444803875"/>
      <w:bookmarkEnd w:id="2170"/>
    </w:p>
    <w:p w:rsidR="009D15A1" w:rsidDel="00AD3F8E" w:rsidRDefault="009D15A1" w:rsidP="002117EA">
      <w:pPr>
        <w:jc w:val="both"/>
        <w:rPr>
          <w:del w:id="2171" w:author="Gaurav Dutta" w:date="2016-03-03T17:46:00Z"/>
        </w:rPr>
      </w:pPr>
      <w:bookmarkStart w:id="2172" w:name="_Toc444803876"/>
      <w:bookmarkEnd w:id="2172"/>
    </w:p>
    <w:p w:rsidR="00104B0E" w:rsidRDefault="00104B0E" w:rsidP="008F19E4">
      <w:pPr>
        <w:pStyle w:val="Heading2"/>
        <w:numPr>
          <w:ilvl w:val="0"/>
          <w:numId w:val="13"/>
        </w:numPr>
        <w:rPr>
          <w:b/>
          <w:sz w:val="24"/>
          <w:szCs w:val="24"/>
          <w:u w:val="single"/>
        </w:rPr>
      </w:pPr>
      <w:bookmarkStart w:id="2173" w:name="_Toc444803877"/>
      <w:r w:rsidRPr="00A85FDA">
        <w:rPr>
          <w:b/>
          <w:sz w:val="24"/>
          <w:szCs w:val="24"/>
          <w:u w:val="single"/>
        </w:rPr>
        <w:t xml:space="preserve">Request </w:t>
      </w:r>
      <w:r w:rsidR="00F8359F">
        <w:rPr>
          <w:b/>
          <w:sz w:val="24"/>
          <w:szCs w:val="24"/>
          <w:u w:val="single"/>
        </w:rPr>
        <w:t>for</w:t>
      </w:r>
      <w:r w:rsidRPr="00A85FDA">
        <w:rPr>
          <w:b/>
          <w:sz w:val="24"/>
          <w:szCs w:val="24"/>
          <w:u w:val="single"/>
        </w:rPr>
        <w:t xml:space="preserve"> Transfer of Property</w:t>
      </w:r>
      <w:bookmarkEnd w:id="2173"/>
    </w:p>
    <w:p w:rsidR="003D5B81" w:rsidRPr="00BC6E4F" w:rsidRDefault="00BC6E4F" w:rsidP="00BC6E4F">
      <w:pPr>
        <w:jc w:val="both"/>
        <w:rPr>
          <w:rStyle w:val="Emphasis"/>
          <w:i w:val="0"/>
        </w:rPr>
      </w:pPr>
      <w:r w:rsidRPr="00BC6E4F">
        <w:rPr>
          <w:rStyle w:val="Emphasis"/>
          <w:i w:val="0"/>
        </w:rPr>
        <w:t>Transfer Memorandum is a permission granted by the authority to the seller of the property allowing to transfer his property rights to the buyer. </w:t>
      </w:r>
    </w:p>
    <w:p w:rsidR="00274D2B" w:rsidRDefault="002117EA" w:rsidP="003D5B81">
      <w:r w:rsidRPr="002117EA">
        <w:rPr>
          <w:noProof/>
          <w:lang w:bidi="hi-IN"/>
        </w:rPr>
        <w:drawing>
          <wp:inline distT="0" distB="0" distL="0" distR="0">
            <wp:extent cx="6099175" cy="5112219"/>
            <wp:effectExtent l="0" t="0" r="0" b="0"/>
            <wp:docPr id="22" name="Picture 22" descr="C:\Users\gdutta\Desktop\Noida - PMS\Departments\Industrial New\Industr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Desktop\Noida - PMS\Departments\Industrial New\Industrial_Transfer.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5112219"/>
                    </a:xfrm>
                    <a:prstGeom prst="rect">
                      <a:avLst/>
                    </a:prstGeom>
                    <a:noFill/>
                    <a:ln>
                      <a:noFill/>
                    </a:ln>
                  </pic:spPr>
                </pic:pic>
              </a:graphicData>
            </a:graphic>
          </wp:inline>
        </w:drawing>
      </w:r>
    </w:p>
    <w:p w:rsidR="00C37822" w:rsidRDefault="00445DF3" w:rsidP="008F19E4">
      <w:pPr>
        <w:pStyle w:val="Heading3"/>
        <w:numPr>
          <w:ilvl w:val="1"/>
          <w:numId w:val="13"/>
        </w:numPr>
        <w:rPr>
          <w:b/>
          <w:sz w:val="22"/>
          <w:szCs w:val="22"/>
        </w:rPr>
      </w:pPr>
      <w:bookmarkStart w:id="2174" w:name="_Toc443223885"/>
      <w:del w:id="2175" w:author="Gaurav Dutta" w:date="2016-03-02T18:57:00Z">
        <w:r w:rsidDel="003B5ED0">
          <w:rPr>
            <w:b/>
            <w:sz w:val="22"/>
            <w:szCs w:val="22"/>
          </w:rPr>
          <w:delText>Consumer submits</w:delText>
        </w:r>
      </w:del>
      <w:bookmarkStart w:id="2176" w:name="_Toc444803878"/>
      <w:ins w:id="2177" w:author="Gaurav Dutta" w:date="2016-03-02T18:57:00Z">
        <w:r w:rsidR="003B5ED0">
          <w:rPr>
            <w:b/>
            <w:sz w:val="22"/>
            <w:szCs w:val="22"/>
          </w:rPr>
          <w:t>Manage Transfer Request</w:t>
        </w:r>
      </w:ins>
      <w:bookmarkEnd w:id="2176"/>
      <w:del w:id="2178" w:author="Gaurav Dutta" w:date="2016-03-02T18:57:00Z">
        <w:r w:rsidDel="003B5ED0">
          <w:rPr>
            <w:b/>
            <w:sz w:val="22"/>
            <w:szCs w:val="22"/>
          </w:rPr>
          <w:delText xml:space="preserve"> A</w:delText>
        </w:r>
        <w:r w:rsidRPr="00C63F78" w:rsidDel="003B5ED0">
          <w:rPr>
            <w:b/>
            <w:sz w:val="22"/>
            <w:szCs w:val="22"/>
          </w:rPr>
          <w:delText>pplication</w:delText>
        </w:r>
      </w:del>
      <w:bookmarkEnd w:id="2174"/>
      <w:r w:rsidRPr="00C63F78">
        <w:rPr>
          <w:b/>
          <w:sz w:val="22"/>
          <w:szCs w:val="22"/>
        </w:rPr>
        <w:t xml:space="preserve"> </w:t>
      </w:r>
    </w:p>
    <w:p w:rsidR="007D76AD" w:rsidRDefault="00A11F11">
      <w:pPr>
        <w:pStyle w:val="NoSpacing"/>
        <w:numPr>
          <w:ilvl w:val="2"/>
          <w:numId w:val="13"/>
        </w:numPr>
        <w:jc w:val="both"/>
        <w:rPr>
          <w:ins w:id="2179" w:author="Gaurav Dutta" w:date="2016-03-03T19:46:00Z"/>
          <w:rStyle w:val="Emphasis"/>
          <w:i w:val="0"/>
          <w:iCs w:val="0"/>
        </w:rPr>
      </w:pPr>
      <w:r w:rsidRPr="00F23034">
        <w:rPr>
          <w:rStyle w:val="Emphasis"/>
          <w:i w:val="0"/>
        </w:rPr>
        <w:t xml:space="preserve">The </w:t>
      </w:r>
      <w:r w:rsidRPr="00B4115F">
        <w:rPr>
          <w:rStyle w:val="Emphasis"/>
          <w:i w:val="0"/>
        </w:rPr>
        <w:t>transferor (allottee) of the property submits the transfer application request to the respective department at the Noida Authority.</w:t>
      </w:r>
      <w:ins w:id="2180" w:author="Gaurav Dutta" w:date="2016-03-03T19:45:00Z">
        <w:r w:rsidR="007D76AD">
          <w:rPr>
            <w:rStyle w:val="Emphasis"/>
            <w:i w:val="0"/>
          </w:rPr>
          <w:t xml:space="preserve"> Key functionalities involved:</w:t>
        </w:r>
      </w:ins>
    </w:p>
    <w:p w:rsidR="007D76AD" w:rsidRPr="007D76AD" w:rsidRDefault="007D76AD">
      <w:pPr>
        <w:pStyle w:val="NoSpacing"/>
        <w:numPr>
          <w:ilvl w:val="3"/>
          <w:numId w:val="13"/>
        </w:numPr>
        <w:jc w:val="both"/>
        <w:rPr>
          <w:ins w:id="2181" w:author="Gaurav Dutta" w:date="2016-03-03T19:46:00Z"/>
          <w:rStyle w:val="Emphasis"/>
          <w:i w:val="0"/>
          <w:iCs w:val="0"/>
          <w:rPrChange w:id="2182" w:author="Gaurav Dutta" w:date="2016-03-03T19:46:00Z">
            <w:rPr>
              <w:ins w:id="2183" w:author="Gaurav Dutta" w:date="2016-03-03T19:46:00Z"/>
              <w:rStyle w:val="Emphasis"/>
              <w:i w:val="0"/>
            </w:rPr>
          </w:rPrChange>
        </w:rPr>
        <w:pPrChange w:id="2184" w:author="Gaurav Dutta" w:date="2016-03-03T19:46:00Z">
          <w:pPr>
            <w:pStyle w:val="NoSpacing"/>
            <w:numPr>
              <w:ilvl w:val="2"/>
              <w:numId w:val="13"/>
            </w:numPr>
            <w:ind w:left="1440" w:hanging="720"/>
            <w:jc w:val="both"/>
          </w:pPr>
        </w:pPrChange>
      </w:pPr>
      <w:ins w:id="2185" w:author="Gaurav Dutta" w:date="2016-03-03T19:46:00Z">
        <w:r w:rsidRPr="007D76AD">
          <w:rPr>
            <w:rStyle w:val="Emphasis"/>
            <w:i w:val="0"/>
          </w:rPr>
          <w:t>Add transfer request</w:t>
        </w:r>
      </w:ins>
    </w:p>
    <w:p w:rsidR="007D76AD" w:rsidRPr="00A11F11" w:rsidRDefault="007D76AD">
      <w:pPr>
        <w:pStyle w:val="NoSpacing"/>
        <w:ind w:left="2160"/>
        <w:jc w:val="both"/>
        <w:rPr>
          <w:rStyle w:val="Emphasis"/>
          <w:i w:val="0"/>
          <w:iCs w:val="0"/>
        </w:rPr>
        <w:pPrChange w:id="2186" w:author="Gaurav Dutta" w:date="2016-03-03T19:46:00Z">
          <w:pPr>
            <w:pStyle w:val="NoSpacing"/>
            <w:numPr>
              <w:ilvl w:val="2"/>
              <w:numId w:val="13"/>
            </w:numPr>
            <w:ind w:left="1440" w:hanging="720"/>
            <w:jc w:val="both"/>
          </w:pPr>
        </w:pPrChange>
      </w:pPr>
    </w:p>
    <w:p w:rsidR="00A11F11" w:rsidRPr="00F23034" w:rsidRDefault="00A11F11" w:rsidP="00A11F11">
      <w:pPr>
        <w:pStyle w:val="NoSpacing"/>
        <w:ind w:left="1440"/>
        <w:jc w:val="both"/>
      </w:pPr>
    </w:p>
    <w:p w:rsidR="00C37822" w:rsidRDefault="00445DF3" w:rsidP="008F19E4">
      <w:pPr>
        <w:pStyle w:val="Heading3"/>
        <w:numPr>
          <w:ilvl w:val="1"/>
          <w:numId w:val="13"/>
        </w:numPr>
        <w:rPr>
          <w:b/>
          <w:sz w:val="22"/>
          <w:szCs w:val="22"/>
        </w:rPr>
      </w:pPr>
      <w:bookmarkStart w:id="2187" w:name="_Toc443223886"/>
      <w:del w:id="2188" w:author="Gaurav Dutta" w:date="2016-03-02T18:58:00Z">
        <w:r w:rsidRPr="00C63F78" w:rsidDel="003B5ED0">
          <w:rPr>
            <w:b/>
            <w:sz w:val="22"/>
            <w:szCs w:val="22"/>
          </w:rPr>
          <w:delText>Validation from Accounts &amp; Legal Departmen</w:delText>
        </w:r>
        <w:bookmarkEnd w:id="2187"/>
        <w:r w:rsidDel="003B5ED0">
          <w:rPr>
            <w:b/>
            <w:sz w:val="22"/>
            <w:szCs w:val="22"/>
          </w:rPr>
          <w:delText>t</w:delText>
        </w:r>
      </w:del>
      <w:bookmarkStart w:id="2189" w:name="_Toc444803879"/>
      <w:ins w:id="2190" w:author="Gaurav Dutta" w:date="2016-03-03T19:45:00Z">
        <w:r w:rsidR="008B7E6D">
          <w:rPr>
            <w:b/>
            <w:sz w:val="22"/>
            <w:szCs w:val="22"/>
          </w:rPr>
          <w:t>Transfer</w:t>
        </w:r>
      </w:ins>
      <w:ins w:id="2191" w:author="Gaurav Dutta" w:date="2016-03-02T18:58:00Z">
        <w:r w:rsidR="003B5ED0">
          <w:rPr>
            <w:b/>
            <w:sz w:val="22"/>
            <w:szCs w:val="22"/>
          </w:rPr>
          <w:t xml:space="preserve"> Approval</w:t>
        </w:r>
      </w:ins>
      <w:bookmarkEnd w:id="2189"/>
    </w:p>
    <w:p w:rsidR="005D0D51" w:rsidRPr="00B4115F" w:rsidRDefault="005D0D51" w:rsidP="008F19E4">
      <w:pPr>
        <w:pStyle w:val="NoSpacing"/>
        <w:numPr>
          <w:ilvl w:val="2"/>
          <w:numId w:val="13"/>
        </w:numPr>
        <w:jc w:val="both"/>
        <w:rPr>
          <w:rStyle w:val="Emphasis"/>
          <w:i w:val="0"/>
        </w:rPr>
      </w:pPr>
      <w:r w:rsidRPr="00B4115F">
        <w:rPr>
          <w:rStyle w:val="Emphasis"/>
          <w:i w:val="0"/>
        </w:rPr>
        <w:t>A</w:t>
      </w:r>
      <w:r w:rsidR="00104B0E" w:rsidRPr="00B4115F">
        <w:rPr>
          <w:rStyle w:val="Emphasis"/>
          <w:i w:val="0"/>
        </w:rPr>
        <w:t xml:space="preserve">ssistant </w:t>
      </w:r>
      <w:r w:rsidRPr="00B4115F">
        <w:rPr>
          <w:rStyle w:val="Emphasis"/>
          <w:i w:val="0"/>
        </w:rPr>
        <w:t xml:space="preserve">would </w:t>
      </w:r>
      <w:r w:rsidR="003A0762" w:rsidRPr="00B4115F">
        <w:rPr>
          <w:rStyle w:val="Emphasis"/>
          <w:i w:val="0"/>
        </w:rPr>
        <w:t xml:space="preserve">receive </w:t>
      </w:r>
      <w:r w:rsidRPr="00B4115F">
        <w:rPr>
          <w:rStyle w:val="Emphasis"/>
          <w:i w:val="0"/>
        </w:rPr>
        <w:t>the transfer request and validate the allottee’s account details and litigation details</w:t>
      </w:r>
      <w:del w:id="2192" w:author="Gaurav Dutta" w:date="2016-03-03T19:47:00Z">
        <w:r w:rsidRPr="00B4115F" w:rsidDel="007D76AD">
          <w:rPr>
            <w:rStyle w:val="Emphasis"/>
            <w:i w:val="0"/>
          </w:rPr>
          <w:delText xml:space="preserve"> to </w:delText>
        </w:r>
      </w:del>
      <w:ins w:id="2193" w:author="Gaurav Dutta" w:date="2016-03-03T19:47:00Z">
        <w:r w:rsidR="007D76AD">
          <w:rPr>
            <w:rStyle w:val="Emphasis"/>
            <w:i w:val="0"/>
          </w:rPr>
          <w:t xml:space="preserve"> with </w:t>
        </w:r>
      </w:ins>
      <w:r w:rsidRPr="00B4115F">
        <w:rPr>
          <w:rStyle w:val="Emphasis"/>
          <w:i w:val="0"/>
        </w:rPr>
        <w:t>the concerned departments.</w:t>
      </w:r>
    </w:p>
    <w:p w:rsidR="00F10DB6" w:rsidDel="001B31BF" w:rsidRDefault="00F10DB6">
      <w:pPr>
        <w:pStyle w:val="NoSpacing"/>
        <w:numPr>
          <w:ilvl w:val="2"/>
          <w:numId w:val="13"/>
        </w:numPr>
        <w:jc w:val="both"/>
        <w:rPr>
          <w:del w:id="2194" w:author="Gaurav Dutta" w:date="2016-03-03T19:48:00Z"/>
          <w:rStyle w:val="Emphasis"/>
          <w:i w:val="0"/>
        </w:rPr>
        <w:pPrChange w:id="2195" w:author="Gaurav Dutta" w:date="2016-03-03T19:48:00Z">
          <w:pPr>
            <w:pStyle w:val="NoSpacing"/>
            <w:numPr>
              <w:ilvl w:val="3"/>
              <w:numId w:val="13"/>
            </w:numPr>
            <w:ind w:left="2160" w:hanging="720"/>
            <w:jc w:val="both"/>
          </w:pPr>
        </w:pPrChange>
      </w:pPr>
      <w:r w:rsidRPr="00B4115F">
        <w:rPr>
          <w:rStyle w:val="Emphasis"/>
          <w:i w:val="0"/>
        </w:rPr>
        <w:t xml:space="preserve"> The account department would verify the allottee’s account details. In case of no pending dues, the account department would issue a No Dues certificate. </w:t>
      </w:r>
    </w:p>
    <w:p w:rsidR="001B31BF" w:rsidRPr="00B4115F" w:rsidRDefault="001B31BF" w:rsidP="008F19E4">
      <w:pPr>
        <w:pStyle w:val="NoSpacing"/>
        <w:numPr>
          <w:ilvl w:val="2"/>
          <w:numId w:val="13"/>
        </w:numPr>
        <w:jc w:val="both"/>
        <w:rPr>
          <w:ins w:id="2196" w:author="Gaurav Dutta" w:date="2016-03-03T19:48:00Z"/>
          <w:rStyle w:val="Emphasis"/>
          <w:i w:val="0"/>
        </w:rPr>
      </w:pPr>
    </w:p>
    <w:p w:rsidR="00C37822" w:rsidDel="001B31BF" w:rsidRDefault="00F10DB6">
      <w:pPr>
        <w:pStyle w:val="NoSpacing"/>
        <w:numPr>
          <w:ilvl w:val="2"/>
          <w:numId w:val="13"/>
        </w:numPr>
        <w:jc w:val="both"/>
        <w:rPr>
          <w:del w:id="2197" w:author="Gaurav Dutta" w:date="2016-03-03T19:48:00Z"/>
          <w:rStyle w:val="Emphasis"/>
          <w:i w:val="0"/>
        </w:rPr>
        <w:pPrChange w:id="2198" w:author="Gaurav Dutta" w:date="2016-03-03T19:48:00Z">
          <w:pPr>
            <w:pStyle w:val="NoSpacing"/>
            <w:numPr>
              <w:ilvl w:val="3"/>
              <w:numId w:val="13"/>
            </w:numPr>
            <w:ind w:left="2160" w:hanging="720"/>
            <w:jc w:val="both"/>
          </w:pPr>
        </w:pPrChange>
      </w:pPr>
      <w:r w:rsidRPr="001B31BF">
        <w:rPr>
          <w:rStyle w:val="Emphasis"/>
          <w:i w:val="0"/>
        </w:rPr>
        <w:t>The legal department would verify if there are any legal cases on the property. In case of no legal cases, the legal department would issue a clearance certificate.</w:t>
      </w:r>
    </w:p>
    <w:p w:rsidR="001B31BF" w:rsidRPr="001B31BF" w:rsidRDefault="001B31BF">
      <w:pPr>
        <w:pStyle w:val="NoSpacing"/>
        <w:numPr>
          <w:ilvl w:val="2"/>
          <w:numId w:val="13"/>
        </w:numPr>
        <w:jc w:val="both"/>
        <w:rPr>
          <w:ins w:id="2199" w:author="Gaurav Dutta" w:date="2016-03-03T19:48:00Z"/>
          <w:rStyle w:val="Emphasis"/>
          <w:i w:val="0"/>
        </w:rPr>
        <w:pPrChange w:id="2200" w:author="Gaurav Dutta" w:date="2016-03-03T19:48:00Z">
          <w:pPr>
            <w:pStyle w:val="NoSpacing"/>
            <w:numPr>
              <w:ilvl w:val="3"/>
              <w:numId w:val="13"/>
            </w:numPr>
            <w:ind w:left="2160" w:hanging="720"/>
            <w:jc w:val="both"/>
          </w:pPr>
        </w:pPrChange>
      </w:pPr>
    </w:p>
    <w:p w:rsidR="003522B6" w:rsidRDefault="003522B6">
      <w:pPr>
        <w:pStyle w:val="NoSpacing"/>
        <w:numPr>
          <w:ilvl w:val="2"/>
          <w:numId w:val="13"/>
        </w:numPr>
        <w:jc w:val="both"/>
        <w:rPr>
          <w:ins w:id="2201" w:author="Gaurav Dutta" w:date="2016-03-03T19:48:00Z"/>
          <w:rStyle w:val="Emphasis"/>
          <w:i w:val="0"/>
        </w:rPr>
        <w:pPrChange w:id="2202" w:author="Gaurav Dutta" w:date="2016-03-03T19:48:00Z">
          <w:pPr>
            <w:pStyle w:val="NoSpacing"/>
            <w:numPr>
              <w:ilvl w:val="3"/>
              <w:numId w:val="13"/>
            </w:numPr>
            <w:ind w:left="2160" w:hanging="720"/>
            <w:jc w:val="both"/>
          </w:pPr>
        </w:pPrChange>
      </w:pPr>
      <w:r w:rsidRPr="001B31BF">
        <w:rPr>
          <w:rStyle w:val="Emphasis"/>
          <w:i w:val="0"/>
        </w:rPr>
        <w:t xml:space="preserve">Post verification from the accounts and legal departments, the assistant would ask the </w:t>
      </w:r>
      <w:r w:rsidR="00A0227B" w:rsidRPr="001B31BF">
        <w:rPr>
          <w:rStyle w:val="Emphasis"/>
          <w:i w:val="0"/>
        </w:rPr>
        <w:t>Allottee</w:t>
      </w:r>
      <w:r w:rsidRPr="001B31BF">
        <w:rPr>
          <w:rStyle w:val="Emphasis"/>
          <w:i w:val="0"/>
        </w:rPr>
        <w:t xml:space="preserve"> to pay the transfer charges.</w:t>
      </w:r>
    </w:p>
    <w:p w:rsidR="001B31BF" w:rsidRDefault="001B31BF">
      <w:pPr>
        <w:pStyle w:val="NoSpacing"/>
        <w:ind w:left="1440"/>
        <w:jc w:val="both"/>
        <w:rPr>
          <w:ins w:id="2203" w:author="Gaurav Dutta" w:date="2016-03-03T19:49:00Z"/>
          <w:rStyle w:val="Emphasis"/>
          <w:i w:val="0"/>
        </w:rPr>
        <w:pPrChange w:id="2204" w:author="Gaurav Dutta" w:date="2016-03-03T19:48:00Z">
          <w:pPr>
            <w:pStyle w:val="NoSpacing"/>
            <w:numPr>
              <w:ilvl w:val="3"/>
              <w:numId w:val="13"/>
            </w:numPr>
            <w:ind w:left="2160" w:hanging="720"/>
            <w:jc w:val="both"/>
          </w:pPr>
        </w:pPrChange>
      </w:pPr>
    </w:p>
    <w:p w:rsidR="001B31BF" w:rsidRDefault="001B31BF">
      <w:pPr>
        <w:pStyle w:val="NoSpacing"/>
        <w:ind w:left="1440"/>
        <w:jc w:val="both"/>
        <w:rPr>
          <w:ins w:id="2205" w:author="Gaurav Dutta" w:date="2016-03-03T19:49:00Z"/>
          <w:rStyle w:val="Emphasis"/>
          <w:i w:val="0"/>
        </w:rPr>
        <w:pPrChange w:id="2206" w:author="Gaurav Dutta" w:date="2016-03-03T19:48:00Z">
          <w:pPr>
            <w:pStyle w:val="NoSpacing"/>
            <w:numPr>
              <w:ilvl w:val="3"/>
              <w:numId w:val="13"/>
            </w:numPr>
            <w:ind w:left="2160" w:hanging="720"/>
            <w:jc w:val="both"/>
          </w:pPr>
        </w:pPrChange>
      </w:pPr>
    </w:p>
    <w:p w:rsidR="001B31BF" w:rsidRDefault="001B31BF">
      <w:pPr>
        <w:pStyle w:val="NoSpacing"/>
        <w:ind w:left="1440"/>
        <w:jc w:val="both"/>
        <w:rPr>
          <w:ins w:id="2207" w:author="Gaurav Dutta" w:date="2016-03-03T19:48:00Z"/>
          <w:rStyle w:val="Emphasis"/>
          <w:i w:val="0"/>
        </w:rPr>
        <w:pPrChange w:id="2208" w:author="Gaurav Dutta" w:date="2016-03-03T19:48:00Z">
          <w:pPr>
            <w:pStyle w:val="NoSpacing"/>
            <w:numPr>
              <w:ilvl w:val="3"/>
              <w:numId w:val="13"/>
            </w:numPr>
            <w:ind w:left="2160" w:hanging="720"/>
            <w:jc w:val="both"/>
          </w:pPr>
        </w:pPrChange>
      </w:pPr>
      <w:ins w:id="2209" w:author="Gaurav Dutta" w:date="2016-03-03T19:48:00Z">
        <w:r>
          <w:rPr>
            <w:rStyle w:val="Emphasis"/>
            <w:i w:val="0"/>
          </w:rPr>
          <w:lastRenderedPageBreak/>
          <w:t>Key functionalities involved:</w:t>
        </w:r>
      </w:ins>
    </w:p>
    <w:p w:rsidR="001B31BF" w:rsidRDefault="001B31BF">
      <w:pPr>
        <w:pStyle w:val="NoSpacing"/>
        <w:ind w:left="1440"/>
        <w:jc w:val="both"/>
        <w:rPr>
          <w:ins w:id="2210" w:author="Gaurav Dutta" w:date="2016-03-03T19:48:00Z"/>
          <w:rStyle w:val="Emphasis"/>
          <w:i w:val="0"/>
        </w:rPr>
        <w:pPrChange w:id="2211" w:author="Gaurav Dutta" w:date="2016-03-03T19:48:00Z">
          <w:pPr>
            <w:pStyle w:val="NoSpacing"/>
            <w:numPr>
              <w:ilvl w:val="3"/>
              <w:numId w:val="13"/>
            </w:numPr>
            <w:ind w:left="2160" w:hanging="720"/>
            <w:jc w:val="both"/>
          </w:pPr>
        </w:pPrChange>
      </w:pPr>
    </w:p>
    <w:p w:rsidR="001B31BF" w:rsidRDefault="001B31BF">
      <w:pPr>
        <w:pStyle w:val="NoSpacing"/>
        <w:numPr>
          <w:ilvl w:val="3"/>
          <w:numId w:val="13"/>
        </w:numPr>
        <w:jc w:val="both"/>
        <w:rPr>
          <w:ins w:id="2212" w:author="Gaurav Dutta" w:date="2016-03-03T19:50:00Z"/>
          <w:rStyle w:val="Emphasis"/>
          <w:i w:val="0"/>
        </w:rPr>
      </w:pPr>
      <w:ins w:id="2213" w:author="Gaurav Dutta" w:date="2016-03-03T19:49:00Z">
        <w:r>
          <w:rPr>
            <w:rStyle w:val="Emphasis"/>
            <w:i w:val="0"/>
          </w:rPr>
          <w:t xml:space="preserve">Add/Update </w:t>
        </w:r>
      </w:ins>
      <w:ins w:id="2214" w:author="Gaurav Dutta" w:date="2016-03-03T19:50:00Z">
        <w:r>
          <w:rPr>
            <w:rStyle w:val="Emphasis"/>
            <w:i w:val="0"/>
          </w:rPr>
          <w:t>transfer request status</w:t>
        </w:r>
      </w:ins>
    </w:p>
    <w:p w:rsidR="001B31BF" w:rsidRPr="001B31BF" w:rsidRDefault="001B31BF">
      <w:pPr>
        <w:pStyle w:val="NoSpacing"/>
        <w:ind w:left="2160"/>
        <w:jc w:val="both"/>
        <w:rPr>
          <w:rStyle w:val="Emphasis"/>
          <w:i w:val="0"/>
        </w:rPr>
        <w:pPrChange w:id="2215" w:author="Gaurav Dutta" w:date="2016-03-03T19:51:00Z">
          <w:pPr>
            <w:pStyle w:val="NoSpacing"/>
            <w:numPr>
              <w:ilvl w:val="3"/>
              <w:numId w:val="13"/>
            </w:numPr>
            <w:ind w:left="2160" w:hanging="720"/>
            <w:jc w:val="both"/>
          </w:pPr>
        </w:pPrChange>
      </w:pPr>
    </w:p>
    <w:p w:rsidR="000F3339" w:rsidRDefault="00445DF3" w:rsidP="008F19E4">
      <w:pPr>
        <w:pStyle w:val="Heading3"/>
        <w:numPr>
          <w:ilvl w:val="1"/>
          <w:numId w:val="13"/>
        </w:numPr>
        <w:rPr>
          <w:b/>
          <w:sz w:val="22"/>
          <w:szCs w:val="22"/>
        </w:rPr>
      </w:pPr>
      <w:bookmarkStart w:id="2216" w:name="_Toc443223887"/>
      <w:del w:id="2217" w:author="Gaurav Dutta" w:date="2016-03-02T18:58:00Z">
        <w:r w:rsidRPr="00C63F78" w:rsidDel="003B5ED0">
          <w:rPr>
            <w:b/>
            <w:sz w:val="22"/>
            <w:szCs w:val="22"/>
          </w:rPr>
          <w:delText>Consumer pays transfer charges</w:delText>
        </w:r>
      </w:del>
      <w:bookmarkStart w:id="2218" w:name="_Toc444803880"/>
      <w:bookmarkEnd w:id="2216"/>
      <w:ins w:id="2219" w:author="Gaurav Dutta" w:date="2016-03-02T18:58:00Z">
        <w:r w:rsidR="003B5ED0">
          <w:rPr>
            <w:b/>
            <w:sz w:val="22"/>
            <w:szCs w:val="22"/>
          </w:rPr>
          <w:t>Manage Transfer Charges</w:t>
        </w:r>
      </w:ins>
      <w:bookmarkEnd w:id="2218"/>
    </w:p>
    <w:p w:rsidR="000F3339" w:rsidRPr="00B4115F" w:rsidRDefault="003522B6" w:rsidP="008F19E4">
      <w:pPr>
        <w:pStyle w:val="NoSpacing"/>
        <w:numPr>
          <w:ilvl w:val="2"/>
          <w:numId w:val="13"/>
        </w:numPr>
        <w:jc w:val="both"/>
        <w:rPr>
          <w:rStyle w:val="Emphasis"/>
          <w:i w:val="0"/>
        </w:rPr>
      </w:pPr>
      <w:r w:rsidRPr="00B4115F">
        <w:rPr>
          <w:rStyle w:val="Emphasis"/>
          <w:i w:val="0"/>
        </w:rPr>
        <w:t xml:space="preserve">The </w:t>
      </w:r>
      <w:r w:rsidR="00A0227B">
        <w:rPr>
          <w:rStyle w:val="Emphasis"/>
          <w:i w:val="0"/>
        </w:rPr>
        <w:t>Allottee</w:t>
      </w:r>
      <w:r w:rsidRPr="00B4115F">
        <w:rPr>
          <w:rStyle w:val="Emphasis"/>
          <w:i w:val="0"/>
        </w:rPr>
        <w:t xml:space="preserve"> pays the transfer charges and updates the same to the authority.</w:t>
      </w:r>
      <w:r w:rsidR="000F3339" w:rsidRPr="00B4115F">
        <w:rPr>
          <w:rStyle w:val="Emphasis"/>
          <w:i w:val="0"/>
        </w:rPr>
        <w:t xml:space="preserve"> </w:t>
      </w:r>
    </w:p>
    <w:p w:rsidR="000F3339" w:rsidRDefault="003522B6" w:rsidP="008F19E4">
      <w:pPr>
        <w:pStyle w:val="NoSpacing"/>
        <w:numPr>
          <w:ilvl w:val="2"/>
          <w:numId w:val="13"/>
        </w:numPr>
        <w:jc w:val="both"/>
        <w:rPr>
          <w:ins w:id="2220" w:author="Gaurav Dutta" w:date="2016-03-02T18:59:00Z"/>
          <w:rStyle w:val="Emphasis"/>
          <w:i w:val="0"/>
        </w:rPr>
      </w:pPr>
      <w:r w:rsidRPr="00B4115F">
        <w:rPr>
          <w:rStyle w:val="Emphasis"/>
          <w:i w:val="0"/>
        </w:rPr>
        <w:t>The assistant verifies the transfer payment details with the account department.</w:t>
      </w:r>
    </w:p>
    <w:p w:rsidR="00DE2F56" w:rsidRPr="00DE2F56" w:rsidDel="00CA6769" w:rsidRDefault="00DE2F56">
      <w:pPr>
        <w:pStyle w:val="NoSpacing"/>
        <w:ind w:left="720"/>
        <w:jc w:val="both"/>
        <w:rPr>
          <w:del w:id="2221" w:author="Gaurav Dutta" w:date="2016-03-03T20:09:00Z"/>
          <w:rStyle w:val="Emphasis"/>
          <w:rPrChange w:id="2222" w:author="Gaurav Dutta" w:date="2016-03-02T19:04:00Z">
            <w:rPr>
              <w:del w:id="2223" w:author="Gaurav Dutta" w:date="2016-03-03T20:09:00Z"/>
              <w:rStyle w:val="Emphasis"/>
              <w:i w:val="0"/>
            </w:rPr>
          </w:rPrChange>
        </w:rPr>
        <w:pPrChange w:id="2224" w:author="Gaurav Dutta" w:date="2016-03-03T20:09:00Z">
          <w:pPr>
            <w:pStyle w:val="NoSpacing"/>
            <w:numPr>
              <w:ilvl w:val="2"/>
              <w:numId w:val="13"/>
            </w:numPr>
            <w:ind w:left="1440" w:hanging="720"/>
            <w:jc w:val="both"/>
          </w:pPr>
        </w:pPrChange>
      </w:pPr>
    </w:p>
    <w:p w:rsidR="00086A3B" w:rsidDel="003B5ED0" w:rsidRDefault="003522B6">
      <w:pPr>
        <w:pStyle w:val="NoSpacing"/>
        <w:numPr>
          <w:ilvl w:val="2"/>
          <w:numId w:val="13"/>
        </w:numPr>
        <w:jc w:val="both"/>
        <w:rPr>
          <w:del w:id="2225" w:author="Gaurav Dutta" w:date="2016-03-02T18:58:00Z"/>
          <w:rStyle w:val="Emphasis"/>
          <w:i w:val="0"/>
        </w:rPr>
      </w:pPr>
      <w:r w:rsidRPr="00B4115F">
        <w:rPr>
          <w:rStyle w:val="Emphasis"/>
          <w:i w:val="0"/>
        </w:rPr>
        <w:t>After receiving the payment confirmation from accounts, the assistant would send the transfer request</w:t>
      </w:r>
      <w:r w:rsidR="005F6DB4" w:rsidRPr="00B4115F">
        <w:rPr>
          <w:rStyle w:val="Emphasis"/>
          <w:i w:val="0"/>
        </w:rPr>
        <w:t xml:space="preserve"> to the manager</w:t>
      </w:r>
      <w:r w:rsidRPr="00B4115F">
        <w:rPr>
          <w:rStyle w:val="Emphasis"/>
          <w:i w:val="0"/>
        </w:rPr>
        <w:t xml:space="preserve"> for </w:t>
      </w:r>
      <w:r w:rsidR="005F6DB4" w:rsidRPr="00B4115F">
        <w:rPr>
          <w:rStyle w:val="Emphasis"/>
          <w:i w:val="0"/>
        </w:rPr>
        <w:t>his</w:t>
      </w:r>
      <w:r w:rsidRPr="00B4115F">
        <w:rPr>
          <w:rStyle w:val="Emphasis"/>
          <w:i w:val="0"/>
        </w:rPr>
        <w:t xml:space="preserve"> approval.</w:t>
      </w:r>
    </w:p>
    <w:p w:rsidR="003B5ED0" w:rsidRPr="00B4115F" w:rsidRDefault="003B5ED0" w:rsidP="008F19E4">
      <w:pPr>
        <w:pStyle w:val="NoSpacing"/>
        <w:numPr>
          <w:ilvl w:val="2"/>
          <w:numId w:val="13"/>
        </w:numPr>
        <w:jc w:val="both"/>
        <w:rPr>
          <w:ins w:id="2226" w:author="Gaurav Dutta" w:date="2016-03-02T18:58:00Z"/>
          <w:rStyle w:val="Emphasis"/>
          <w:i w:val="0"/>
        </w:rPr>
      </w:pPr>
    </w:p>
    <w:p w:rsidR="000F3339" w:rsidRPr="000F3339" w:rsidDel="003B5ED0" w:rsidRDefault="000F3339">
      <w:pPr>
        <w:pStyle w:val="NoSpacing"/>
        <w:numPr>
          <w:ilvl w:val="2"/>
          <w:numId w:val="13"/>
        </w:numPr>
        <w:jc w:val="both"/>
        <w:rPr>
          <w:del w:id="2227" w:author="Gaurav Dutta" w:date="2016-03-02T18:58:00Z"/>
        </w:rPr>
        <w:pPrChange w:id="2228" w:author="Gaurav Dutta" w:date="2016-03-02T18:58:00Z">
          <w:pPr/>
        </w:pPrChange>
      </w:pPr>
    </w:p>
    <w:p w:rsidR="000F3339" w:rsidDel="003B5ED0" w:rsidRDefault="00445DF3">
      <w:pPr>
        <w:pStyle w:val="NoSpacing"/>
        <w:rPr>
          <w:del w:id="2229" w:author="Gaurav Dutta" w:date="2016-03-02T18:58:00Z"/>
        </w:rPr>
        <w:pPrChange w:id="2230" w:author="Gaurav Dutta" w:date="2016-03-02T18:58:00Z">
          <w:pPr>
            <w:pStyle w:val="Heading3"/>
            <w:numPr>
              <w:ilvl w:val="1"/>
              <w:numId w:val="13"/>
            </w:numPr>
            <w:ind w:left="360" w:hanging="360"/>
          </w:pPr>
        </w:pPrChange>
      </w:pPr>
      <w:bookmarkStart w:id="2231" w:name="_Toc443223888"/>
      <w:del w:id="2232" w:author="Gaurav Dutta" w:date="2016-03-02T18:58:00Z">
        <w:r w:rsidRPr="00C63F78" w:rsidDel="003B5ED0">
          <w:delText>Approval from Manager</w:delText>
        </w:r>
        <w:bookmarkEnd w:id="2231"/>
      </w:del>
    </w:p>
    <w:p w:rsidR="00086A3B" w:rsidRPr="003B5ED0" w:rsidRDefault="003522B6">
      <w:pPr>
        <w:pStyle w:val="NoSpacing"/>
        <w:numPr>
          <w:ilvl w:val="2"/>
          <w:numId w:val="13"/>
        </w:numPr>
        <w:jc w:val="both"/>
        <w:rPr>
          <w:rStyle w:val="Emphasis"/>
          <w:i w:val="0"/>
        </w:rPr>
      </w:pPr>
      <w:r w:rsidRPr="003B5ED0">
        <w:rPr>
          <w:rStyle w:val="Emphasis"/>
          <w:i w:val="0"/>
        </w:rPr>
        <w:t xml:space="preserve">Once the manager approves the transfer request, the assistant would issue the Transfer memorandum to the </w:t>
      </w:r>
      <w:r w:rsidR="00A0227B" w:rsidRPr="003B5ED0">
        <w:rPr>
          <w:rStyle w:val="Emphasis"/>
          <w:i w:val="0"/>
        </w:rPr>
        <w:t>Allottee</w:t>
      </w:r>
      <w:r w:rsidRPr="003B5ED0">
        <w:rPr>
          <w:rStyle w:val="Emphasis"/>
          <w:i w:val="0"/>
        </w:rPr>
        <w:t>.</w:t>
      </w:r>
    </w:p>
    <w:p w:rsidR="00FF568E" w:rsidRDefault="00FF568E">
      <w:pPr>
        <w:pStyle w:val="NoSpacing"/>
        <w:jc w:val="both"/>
        <w:rPr>
          <w:ins w:id="2233" w:author="Gaurav Dutta" w:date="2016-03-03T20:35:00Z"/>
          <w:rStyle w:val="Emphasis"/>
          <w:i w:val="0"/>
        </w:rPr>
        <w:pPrChange w:id="2234" w:author="Gaurav Dutta" w:date="2016-03-03T21:26:00Z">
          <w:pPr>
            <w:pStyle w:val="NoSpacing"/>
            <w:ind w:left="1440"/>
            <w:jc w:val="both"/>
          </w:pPr>
        </w:pPrChange>
      </w:pPr>
      <w:bookmarkStart w:id="2235" w:name="_Toc443223889"/>
    </w:p>
    <w:p w:rsidR="00FF568E" w:rsidRDefault="00D73102">
      <w:pPr>
        <w:pStyle w:val="NoSpacing"/>
        <w:ind w:left="1440"/>
        <w:jc w:val="both"/>
        <w:rPr>
          <w:ins w:id="2236" w:author="Gaurav Dutta" w:date="2016-03-03T20:35:00Z"/>
          <w:rStyle w:val="Emphasis"/>
          <w:i w:val="0"/>
        </w:rPr>
      </w:pPr>
      <w:ins w:id="2237" w:author="Gaurav Dutta" w:date="2016-03-03T20:35:00Z">
        <w:r>
          <w:rPr>
            <w:rStyle w:val="Emphasis"/>
            <w:i w:val="0"/>
          </w:rPr>
          <w:t>Key functionalities involved:</w:t>
        </w:r>
      </w:ins>
    </w:p>
    <w:p w:rsidR="00FF568E" w:rsidRDefault="00FF568E" w:rsidP="00FF568E">
      <w:pPr>
        <w:pStyle w:val="NoSpacing"/>
        <w:numPr>
          <w:ilvl w:val="3"/>
          <w:numId w:val="13"/>
        </w:numPr>
        <w:jc w:val="both"/>
        <w:rPr>
          <w:ins w:id="2238" w:author="Gaurav Dutta" w:date="2016-03-03T20:35:00Z"/>
          <w:rStyle w:val="Emphasis"/>
          <w:i w:val="0"/>
        </w:rPr>
      </w:pPr>
      <w:ins w:id="2239" w:author="Gaurav Dutta" w:date="2016-03-03T20:35:00Z">
        <w:r>
          <w:rPr>
            <w:rStyle w:val="Emphasis"/>
            <w:i w:val="0"/>
          </w:rPr>
          <w:t>Add/Update transfer request status</w:t>
        </w:r>
      </w:ins>
    </w:p>
    <w:p w:rsidR="000F3339" w:rsidRDefault="000F3339" w:rsidP="00445DF3">
      <w:pPr>
        <w:pStyle w:val="Heading3"/>
        <w:ind w:left="360"/>
        <w:rPr>
          <w:b/>
          <w:sz w:val="22"/>
          <w:szCs w:val="22"/>
        </w:rPr>
      </w:pPr>
    </w:p>
    <w:p w:rsidR="000F3339" w:rsidRDefault="00445DF3" w:rsidP="008F19E4">
      <w:pPr>
        <w:pStyle w:val="Heading3"/>
        <w:numPr>
          <w:ilvl w:val="1"/>
          <w:numId w:val="13"/>
        </w:numPr>
        <w:rPr>
          <w:b/>
          <w:sz w:val="22"/>
          <w:szCs w:val="22"/>
        </w:rPr>
      </w:pPr>
      <w:bookmarkStart w:id="2240" w:name="_Toc444803881"/>
      <w:r w:rsidRPr="00C63F78">
        <w:rPr>
          <w:b/>
          <w:sz w:val="22"/>
          <w:szCs w:val="22"/>
        </w:rPr>
        <w:t>Transfer Deed Execut</w:t>
      </w:r>
      <w:ins w:id="2241" w:author="Gaurav Dutta" w:date="2016-03-02T18:58:00Z">
        <w:r w:rsidR="003B5ED0">
          <w:rPr>
            <w:b/>
            <w:sz w:val="22"/>
            <w:szCs w:val="22"/>
          </w:rPr>
          <w:t>ion</w:t>
        </w:r>
      </w:ins>
      <w:bookmarkEnd w:id="2240"/>
      <w:del w:id="2242" w:author="Gaurav Dutta" w:date="2016-03-02T18:58:00Z">
        <w:r w:rsidRPr="00C63F78" w:rsidDel="003B5ED0">
          <w:rPr>
            <w:b/>
            <w:sz w:val="22"/>
            <w:szCs w:val="22"/>
          </w:rPr>
          <w:delText>ed</w:delText>
        </w:r>
      </w:del>
      <w:bookmarkEnd w:id="2235"/>
    </w:p>
    <w:p w:rsidR="003522B6" w:rsidRDefault="00E2338F" w:rsidP="008F19E4">
      <w:pPr>
        <w:pStyle w:val="NoSpacing"/>
        <w:numPr>
          <w:ilvl w:val="2"/>
          <w:numId w:val="13"/>
        </w:numPr>
        <w:jc w:val="both"/>
        <w:rPr>
          <w:ins w:id="2243" w:author="Gaurav Dutta" w:date="2016-03-03T20:31:00Z"/>
          <w:rStyle w:val="Emphasis"/>
          <w:i w:val="0"/>
        </w:rPr>
      </w:pPr>
      <w:r w:rsidRPr="00B4115F">
        <w:rPr>
          <w:rStyle w:val="Emphasis"/>
          <w:i w:val="0"/>
        </w:rPr>
        <w:t>Based on the tran</w:t>
      </w:r>
      <w:r w:rsidR="00D6696D" w:rsidRPr="00B4115F">
        <w:rPr>
          <w:rStyle w:val="Emphasis"/>
          <w:i w:val="0"/>
        </w:rPr>
        <w:t>s</w:t>
      </w:r>
      <w:r w:rsidRPr="00B4115F">
        <w:rPr>
          <w:rStyle w:val="Emphasis"/>
          <w:i w:val="0"/>
        </w:rPr>
        <w:t>fer memorandum, the transfer deed will be executed.</w:t>
      </w:r>
      <w:ins w:id="2244" w:author="Gaurav Dutta" w:date="2016-03-03T20:31:00Z">
        <w:r w:rsidR="00184067">
          <w:rPr>
            <w:rStyle w:val="Emphasis"/>
            <w:i w:val="0"/>
          </w:rPr>
          <w:t xml:space="preserve"> </w:t>
        </w:r>
      </w:ins>
    </w:p>
    <w:p w:rsidR="00184067" w:rsidRPr="00B4115F" w:rsidRDefault="00184067" w:rsidP="008F19E4">
      <w:pPr>
        <w:pStyle w:val="NoSpacing"/>
        <w:numPr>
          <w:ilvl w:val="2"/>
          <w:numId w:val="13"/>
        </w:numPr>
        <w:jc w:val="both"/>
        <w:rPr>
          <w:rStyle w:val="Emphasis"/>
          <w:i w:val="0"/>
        </w:rPr>
      </w:pPr>
      <w:ins w:id="2245" w:author="Gaurav Dutta" w:date="2016-03-03T20:31:00Z">
        <w:r>
          <w:rPr>
            <w:rStyle w:val="Emphasis"/>
            <w:i w:val="0"/>
          </w:rPr>
          <w:t>Auto-generation of Transfer Memorandum.</w:t>
        </w:r>
      </w:ins>
    </w:p>
    <w:p w:rsidR="000F3339" w:rsidRDefault="000F3339" w:rsidP="00445DF3">
      <w:pPr>
        <w:pStyle w:val="Heading3"/>
        <w:ind w:left="360"/>
        <w:rPr>
          <w:b/>
          <w:sz w:val="22"/>
          <w:szCs w:val="22"/>
        </w:rPr>
      </w:pPr>
      <w:bookmarkStart w:id="2246" w:name="_Toc443223890"/>
    </w:p>
    <w:p w:rsidR="00445DF3" w:rsidRPr="00C63F78" w:rsidRDefault="00445DF3" w:rsidP="008F19E4">
      <w:pPr>
        <w:pStyle w:val="Heading3"/>
        <w:numPr>
          <w:ilvl w:val="1"/>
          <w:numId w:val="13"/>
        </w:numPr>
        <w:rPr>
          <w:b/>
          <w:sz w:val="22"/>
          <w:szCs w:val="22"/>
        </w:rPr>
      </w:pPr>
      <w:bookmarkStart w:id="2247" w:name="_Toc444803882"/>
      <w:r w:rsidRPr="00C63F78">
        <w:rPr>
          <w:b/>
          <w:sz w:val="22"/>
          <w:szCs w:val="22"/>
        </w:rPr>
        <w:t>Business Rule for Transfer of Property</w:t>
      </w:r>
      <w:bookmarkEnd w:id="2246"/>
      <w:bookmarkEnd w:id="2247"/>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When an allottee/lessee i.e. Individual Person (Proprietorship Firm) / Partnership firm/Pvt. Ltd. Co./Ltd. Co. wants to sell/transfer  a unit located on </w:t>
      </w:r>
      <w:r w:rsidR="00160A0F">
        <w:rPr>
          <w:rStyle w:val="Emphasis"/>
          <w:i w:val="0"/>
        </w:rPr>
        <w:t xml:space="preserve">an allotted plot </w:t>
      </w:r>
      <w:r w:rsidRPr="00B4115F">
        <w:rPr>
          <w:rStyle w:val="Emphasis"/>
          <w:i w:val="0"/>
        </w:rPr>
        <w:t>to any another Individual Person   (Proprietorship Firm) / Partnership firm/Pvt. Ltd. Co./Ltd. Co.,  it may be permitted as below:-</w:t>
      </w:r>
    </w:p>
    <w:p w:rsidR="00445DF3" w:rsidRPr="00B4115F" w:rsidRDefault="00445DF3" w:rsidP="00100C78">
      <w:pPr>
        <w:pStyle w:val="ListParagraph"/>
        <w:numPr>
          <w:ilvl w:val="2"/>
          <w:numId w:val="6"/>
        </w:numPr>
        <w:jc w:val="both"/>
        <w:rPr>
          <w:rStyle w:val="Emphasis"/>
          <w:i w:val="0"/>
        </w:rPr>
      </w:pPr>
      <w:r w:rsidRPr="00B4115F">
        <w:rPr>
          <w:rStyle w:val="Emphasis"/>
          <w:i w:val="0"/>
        </w:rPr>
        <w:t xml:space="preserve">Transfer of functional &amp; non-functional units shall be permitted. </w:t>
      </w:r>
    </w:p>
    <w:p w:rsidR="00445DF3" w:rsidRPr="00B4115F" w:rsidRDefault="00445DF3" w:rsidP="00100C78">
      <w:pPr>
        <w:pStyle w:val="ListParagraph"/>
        <w:numPr>
          <w:ilvl w:val="2"/>
          <w:numId w:val="6"/>
        </w:numPr>
        <w:jc w:val="both"/>
        <w:rPr>
          <w:rStyle w:val="Emphasis"/>
          <w:i w:val="0"/>
        </w:rPr>
      </w:pPr>
      <w:r w:rsidRPr="00B4115F">
        <w:rPr>
          <w:rStyle w:val="Emphasis"/>
          <w:i w:val="0"/>
        </w:rPr>
        <w:t>The cases where cancellation has been effected are not eligible for transfer.</w:t>
      </w:r>
    </w:p>
    <w:p w:rsidR="00445DF3" w:rsidRPr="00B4115F" w:rsidRDefault="00445DF3" w:rsidP="00100C78">
      <w:pPr>
        <w:pStyle w:val="ListParagraph"/>
        <w:numPr>
          <w:ilvl w:val="2"/>
          <w:numId w:val="6"/>
        </w:numPr>
        <w:jc w:val="both"/>
        <w:rPr>
          <w:rStyle w:val="Emphasis"/>
          <w:i w:val="0"/>
        </w:rPr>
      </w:pPr>
      <w:r w:rsidRPr="00B4115F">
        <w:rPr>
          <w:rStyle w:val="Emphasis"/>
          <w:i w:val="0"/>
        </w:rPr>
        <w:t>More</w:t>
      </w:r>
      <w:r w:rsidR="00A11F11">
        <w:rPr>
          <w:rStyle w:val="Emphasis"/>
          <w:i w:val="0"/>
        </w:rPr>
        <w:t xml:space="preserve"> than one Industrial Property(</w:t>
      </w:r>
      <w:r w:rsidRPr="00B4115F">
        <w:rPr>
          <w:rStyle w:val="Emphasis"/>
          <w:i w:val="0"/>
        </w:rPr>
        <w:t xml:space="preserve">s) allotted as one allotment can also </w:t>
      </w:r>
      <w:r w:rsidR="00100C78" w:rsidRPr="00B4115F">
        <w:rPr>
          <w:rStyle w:val="Emphasis"/>
          <w:i w:val="0"/>
        </w:rPr>
        <w:t>be transferred</w:t>
      </w:r>
      <w:r w:rsidRPr="00B4115F">
        <w:rPr>
          <w:rStyle w:val="Emphasis"/>
          <w:i w:val="0"/>
        </w:rPr>
        <w:t xml:space="preserve"> individually to different transferee (s).</w:t>
      </w:r>
    </w:p>
    <w:p w:rsidR="00100C78" w:rsidRDefault="00445DF3" w:rsidP="009B792B">
      <w:pPr>
        <w:pStyle w:val="ListParagraph"/>
        <w:numPr>
          <w:ilvl w:val="0"/>
          <w:numId w:val="6"/>
        </w:numPr>
        <w:ind w:left="1440"/>
        <w:jc w:val="both"/>
        <w:rPr>
          <w:ins w:id="2248" w:author="Gaurav Dutta" w:date="2016-03-02T19:07:00Z"/>
          <w:rStyle w:val="Emphasis"/>
          <w:i w:val="0"/>
        </w:rPr>
      </w:pPr>
      <w:r w:rsidRPr="00B4115F">
        <w:rPr>
          <w:rStyle w:val="Emphasis"/>
          <w:i w:val="0"/>
        </w:rPr>
        <w:t xml:space="preserve">Transfer charges are </w:t>
      </w:r>
      <w:r w:rsidR="00BB5393">
        <w:rPr>
          <w:rStyle w:val="Emphasis"/>
          <w:i w:val="0"/>
        </w:rPr>
        <w:t>a defined percentage</w:t>
      </w:r>
      <w:r w:rsidRPr="00B4115F">
        <w:rPr>
          <w:rStyle w:val="Emphasis"/>
          <w:i w:val="0"/>
        </w:rPr>
        <w:t xml:space="preserve"> of the current allotment premium of the plot for functional units. </w:t>
      </w:r>
    </w:p>
    <w:p w:rsidR="00DE2F56" w:rsidRDefault="00DE2F56">
      <w:pPr>
        <w:pStyle w:val="NoSpacing"/>
        <w:ind w:left="720" w:firstLine="720"/>
        <w:jc w:val="both"/>
        <w:rPr>
          <w:ins w:id="2249" w:author="Gaurav Dutta" w:date="2016-03-02T19:07:00Z"/>
          <w:rStyle w:val="Emphasis"/>
          <w:i w:val="0"/>
        </w:rPr>
        <w:pPrChange w:id="2250" w:author="Gaurav Dutta" w:date="2016-03-02T19:07:00Z">
          <w:pPr>
            <w:pStyle w:val="NoSpacing"/>
            <w:numPr>
              <w:ilvl w:val="2"/>
              <w:numId w:val="6"/>
            </w:numPr>
            <w:ind w:left="2160" w:hanging="180"/>
            <w:jc w:val="both"/>
          </w:pPr>
        </w:pPrChange>
      </w:pPr>
      <w:ins w:id="2251" w:author="Gaurav Dutta" w:date="2016-03-02T19:07:00Z">
        <w:r>
          <w:rPr>
            <w:iCs/>
            <w:noProof/>
            <w:lang w:bidi="hi-IN"/>
          </w:rPr>
          <mc:AlternateContent>
            <mc:Choice Requires="wps">
              <w:drawing>
                <wp:anchor distT="0" distB="0" distL="114300" distR="114300" simplePos="0" relativeHeight="251678720" behindDoc="1" locked="0" layoutInCell="1" allowOverlap="1" wp14:anchorId="2E90D93D" wp14:editId="05EABBA0">
                  <wp:simplePos x="0" y="0"/>
                  <wp:positionH relativeFrom="margin">
                    <wp:posOffset>897255</wp:posOffset>
                  </wp:positionH>
                  <wp:positionV relativeFrom="paragraph">
                    <wp:posOffset>-2540</wp:posOffset>
                  </wp:positionV>
                  <wp:extent cx="4448175" cy="1619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4448175"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DAB2D" id="Rectangle 29" o:spid="_x0000_s1026" style="position:absolute;margin-left:70.65pt;margin-top:-.2pt;width:350.25pt;height:12.7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" filled="f" strokecolor="black [3213]" strokeweight="1pt">
                  <w10:wrap anchorx="margin"/>
                </v:rect>
              </w:pict>
            </mc:Fallback>
          </mc:AlternateContent>
        </w:r>
        <w:r>
          <w:rPr>
            <w:rStyle w:val="Emphasis"/>
            <w:i w:val="0"/>
          </w:rPr>
          <w:t xml:space="preserve">Transfer Charges for functional = (Area * Reserve Price)*Defined Percentage </w:t>
        </w:r>
      </w:ins>
    </w:p>
    <w:p w:rsidR="00DE2F56" w:rsidRDefault="00DE2F56" w:rsidP="00DE2F56">
      <w:pPr>
        <w:pStyle w:val="NoSpacing"/>
        <w:ind w:left="1440"/>
        <w:jc w:val="both"/>
        <w:rPr>
          <w:ins w:id="2252" w:author="Gaurav Dutta" w:date="2016-03-02T19:07:00Z"/>
          <w:rStyle w:val="Emphasis"/>
          <w:i w:val="0"/>
        </w:rPr>
      </w:pPr>
    </w:p>
    <w:p w:rsidR="00DE2F56" w:rsidRDefault="00DE2F56" w:rsidP="00DE2F56">
      <w:pPr>
        <w:pStyle w:val="NoSpacing"/>
        <w:ind w:left="1440"/>
        <w:jc w:val="both"/>
        <w:rPr>
          <w:ins w:id="2253" w:author="Gaurav Dutta" w:date="2016-03-02T19:07:00Z"/>
          <w:rStyle w:val="Emphasis"/>
          <w:i w:val="0"/>
        </w:rPr>
      </w:pPr>
      <w:ins w:id="2254" w:author="Gaurav Dutta" w:date="2016-03-02T19:07:00Z">
        <w:r>
          <w:rPr>
            <w:rStyle w:val="Emphasis"/>
            <w:i w:val="0"/>
          </w:rPr>
          <w:t>Reserve Price = Circle Rate</w:t>
        </w:r>
      </w:ins>
    </w:p>
    <w:p w:rsidR="00DE2F56" w:rsidRDefault="00DE2F56" w:rsidP="00DE2F56">
      <w:pPr>
        <w:pStyle w:val="NoSpacing"/>
        <w:ind w:left="1440"/>
        <w:jc w:val="both"/>
        <w:rPr>
          <w:ins w:id="2255" w:author="Gaurav Dutta" w:date="2016-03-02T19:08:00Z"/>
          <w:rStyle w:val="Emphasis"/>
          <w:i w:val="0"/>
        </w:rPr>
      </w:pPr>
      <w:ins w:id="2256" w:author="Gaurav Dutta" w:date="2016-03-02T19:07:00Z">
        <w:r>
          <w:rPr>
            <w:rStyle w:val="Emphasis"/>
            <w:i w:val="0"/>
          </w:rPr>
          <w:t xml:space="preserve">Defined Percentage = Percentage set by the authority </w:t>
        </w:r>
      </w:ins>
    </w:p>
    <w:p w:rsidR="00DE2F56" w:rsidRDefault="00DE2F56" w:rsidP="00DE2F56">
      <w:pPr>
        <w:pStyle w:val="NoSpacing"/>
        <w:ind w:left="1440"/>
        <w:jc w:val="both"/>
        <w:rPr>
          <w:ins w:id="2257" w:author="Gaurav Dutta" w:date="2016-03-02T19:07:00Z"/>
          <w:rStyle w:val="Emphasis"/>
        </w:rPr>
      </w:pPr>
      <w:ins w:id="2258" w:author="Gaurav Dutta" w:date="2016-03-02T19:08:00Z">
        <w:r w:rsidRPr="00DE2F56">
          <w:rPr>
            <w:rStyle w:val="Emphasis"/>
            <w:rPrChange w:id="2259" w:author="Gaurav Dutta" w:date="2016-03-02T19:08:00Z">
              <w:rPr>
                <w:rStyle w:val="Emphasis"/>
                <w:i w:val="0"/>
              </w:rPr>
            </w:rPrChange>
          </w:rPr>
          <w:t>Note:</w:t>
        </w:r>
        <w:r>
          <w:rPr>
            <w:rStyle w:val="Emphasis"/>
            <w:i w:val="0"/>
          </w:rPr>
          <w:t xml:space="preserve"> </w:t>
        </w:r>
      </w:ins>
      <w:ins w:id="2260" w:author="Gaurav Dutta" w:date="2016-03-02T19:07:00Z">
        <w:r w:rsidRPr="00BC4662">
          <w:rPr>
            <w:rStyle w:val="Emphasis"/>
          </w:rPr>
          <w:t>All the units are in per Sq. mtr</w:t>
        </w:r>
      </w:ins>
    </w:p>
    <w:p w:rsidR="00DE2F56" w:rsidRDefault="00DE2F56">
      <w:pPr>
        <w:pStyle w:val="ListParagraph"/>
        <w:ind w:left="2160"/>
        <w:jc w:val="both"/>
        <w:rPr>
          <w:rStyle w:val="Emphasis"/>
          <w:i w:val="0"/>
        </w:rPr>
        <w:pPrChange w:id="2261" w:author="Gaurav Dutta" w:date="2016-03-02T19:07:00Z">
          <w:pPr>
            <w:pStyle w:val="ListParagraph"/>
            <w:numPr>
              <w:numId w:val="6"/>
            </w:numPr>
            <w:ind w:left="1440" w:hanging="360"/>
            <w:jc w:val="both"/>
          </w:pPr>
        </w:pPrChange>
      </w:pPr>
    </w:p>
    <w:p w:rsidR="00BB5393" w:rsidRDefault="00445DF3" w:rsidP="007351B9">
      <w:pPr>
        <w:pStyle w:val="ListParagraph"/>
        <w:numPr>
          <w:ilvl w:val="0"/>
          <w:numId w:val="6"/>
        </w:numPr>
        <w:ind w:left="1440"/>
        <w:jc w:val="both"/>
        <w:rPr>
          <w:ins w:id="2262" w:author="Gaurav Dutta" w:date="2016-03-02T19:08:00Z"/>
          <w:rStyle w:val="Emphasis"/>
          <w:i w:val="0"/>
        </w:rPr>
      </w:pPr>
      <w:r w:rsidRPr="00BB5393">
        <w:rPr>
          <w:rStyle w:val="Emphasis"/>
          <w:i w:val="0"/>
        </w:rPr>
        <w:t>In case of non-functional unit</w:t>
      </w:r>
      <w:r w:rsidR="00100C78" w:rsidRPr="00BB5393">
        <w:rPr>
          <w:rStyle w:val="Emphasis"/>
          <w:i w:val="0"/>
        </w:rPr>
        <w:t>,</w:t>
      </w:r>
      <w:r w:rsidRPr="00BB5393">
        <w:rPr>
          <w:rStyle w:val="Emphasis"/>
          <w:i w:val="0"/>
        </w:rPr>
        <w:t xml:space="preserve"> transfer charges are </w:t>
      </w:r>
      <w:r w:rsidR="00BB5393" w:rsidRPr="00BB5393">
        <w:rPr>
          <w:rStyle w:val="Emphasis"/>
          <w:i w:val="0"/>
        </w:rPr>
        <w:t xml:space="preserve">a defined percentage </w:t>
      </w:r>
      <w:r w:rsidRPr="00BB5393">
        <w:rPr>
          <w:rStyle w:val="Emphasis"/>
          <w:i w:val="0"/>
        </w:rPr>
        <w:t xml:space="preserve">of the current allotment premium of the plot &amp; time extension charges upto the date of submission of transfer application are not payable. </w:t>
      </w:r>
    </w:p>
    <w:p w:rsidR="00DE2F56" w:rsidRDefault="00DE2F56">
      <w:pPr>
        <w:pStyle w:val="NoSpacing"/>
        <w:ind w:left="720" w:firstLine="720"/>
        <w:jc w:val="both"/>
        <w:rPr>
          <w:ins w:id="2263" w:author="Gaurav Dutta" w:date="2016-03-02T19:08:00Z"/>
          <w:rStyle w:val="Emphasis"/>
          <w:i w:val="0"/>
        </w:rPr>
        <w:pPrChange w:id="2264" w:author="Gaurav Dutta" w:date="2016-03-02T19:08:00Z">
          <w:pPr>
            <w:pStyle w:val="NoSpacing"/>
            <w:numPr>
              <w:ilvl w:val="2"/>
              <w:numId w:val="6"/>
            </w:numPr>
            <w:ind w:left="2160" w:hanging="180"/>
            <w:jc w:val="both"/>
          </w:pPr>
        </w:pPrChange>
      </w:pPr>
      <w:ins w:id="2265" w:author="Gaurav Dutta" w:date="2016-03-02T19:08:00Z">
        <w:r>
          <w:rPr>
            <w:iCs/>
            <w:noProof/>
            <w:lang w:bidi="hi-IN"/>
          </w:rPr>
          <mc:AlternateContent>
            <mc:Choice Requires="wps">
              <w:drawing>
                <wp:anchor distT="0" distB="0" distL="114300" distR="114300" simplePos="0" relativeHeight="251680768" behindDoc="1" locked="0" layoutInCell="1" allowOverlap="1" wp14:anchorId="2E90D93D" wp14:editId="05EABBA0">
                  <wp:simplePos x="0" y="0"/>
                  <wp:positionH relativeFrom="margin">
                    <wp:posOffset>897255</wp:posOffset>
                  </wp:positionH>
                  <wp:positionV relativeFrom="paragraph">
                    <wp:posOffset>2539</wp:posOffset>
                  </wp:positionV>
                  <wp:extent cx="4629150" cy="1809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4629150" cy="180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CEE9B" id="Rectangle 30" o:spid="_x0000_s1026" style="position:absolute;margin-left:70.65pt;margin-top:.2pt;width:364.5pt;height:14.2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" filled="f" strokecolor="black [3213]" strokeweight="1pt">
                  <w10:wrap anchorx="margin"/>
                </v:rect>
              </w:pict>
            </mc:Fallback>
          </mc:AlternateContent>
        </w:r>
        <w:r>
          <w:rPr>
            <w:rStyle w:val="Emphasis"/>
            <w:i w:val="0"/>
          </w:rPr>
          <w:t xml:space="preserve">Transfer Charges for non-functional = (Area * Reserve Price)*Defined Percentage </w:t>
        </w:r>
      </w:ins>
    </w:p>
    <w:p w:rsidR="00DE2F56" w:rsidRDefault="00DE2F56" w:rsidP="00DE2F56">
      <w:pPr>
        <w:pStyle w:val="NoSpacing"/>
        <w:ind w:left="1440"/>
        <w:jc w:val="both"/>
        <w:rPr>
          <w:ins w:id="2266" w:author="Gaurav Dutta" w:date="2016-03-02T19:08:00Z"/>
          <w:rStyle w:val="Emphasis"/>
          <w:i w:val="0"/>
        </w:rPr>
      </w:pPr>
    </w:p>
    <w:p w:rsidR="00DE2F56" w:rsidRDefault="00DE2F56" w:rsidP="00DE2F56">
      <w:pPr>
        <w:pStyle w:val="NoSpacing"/>
        <w:ind w:left="1440"/>
        <w:jc w:val="both"/>
        <w:rPr>
          <w:ins w:id="2267" w:author="Gaurav Dutta" w:date="2016-03-02T19:08:00Z"/>
          <w:rStyle w:val="Emphasis"/>
          <w:i w:val="0"/>
        </w:rPr>
      </w:pPr>
      <w:ins w:id="2268" w:author="Gaurav Dutta" w:date="2016-03-02T19:08:00Z">
        <w:r>
          <w:rPr>
            <w:rStyle w:val="Emphasis"/>
            <w:i w:val="0"/>
          </w:rPr>
          <w:t>Reserve Price = Circle Rate</w:t>
        </w:r>
      </w:ins>
    </w:p>
    <w:p w:rsidR="00DE2F56" w:rsidRDefault="00DE2F56" w:rsidP="00DE2F56">
      <w:pPr>
        <w:pStyle w:val="NoSpacing"/>
        <w:ind w:left="1440"/>
        <w:jc w:val="both"/>
        <w:rPr>
          <w:ins w:id="2269" w:author="Gaurav Dutta" w:date="2016-03-02T19:08:00Z"/>
          <w:rStyle w:val="Emphasis"/>
          <w:i w:val="0"/>
        </w:rPr>
      </w:pPr>
      <w:ins w:id="2270" w:author="Gaurav Dutta" w:date="2016-03-02T19:08:00Z">
        <w:r>
          <w:rPr>
            <w:rStyle w:val="Emphasis"/>
            <w:i w:val="0"/>
          </w:rPr>
          <w:t xml:space="preserve">Defined Percentage = Percentage set by the authority </w:t>
        </w:r>
      </w:ins>
    </w:p>
    <w:p w:rsidR="00DE2F56" w:rsidRDefault="00DE2F56" w:rsidP="00DE2F56">
      <w:pPr>
        <w:pStyle w:val="NoSpacing"/>
        <w:ind w:left="1440"/>
        <w:jc w:val="both"/>
        <w:rPr>
          <w:ins w:id="2271" w:author="Gaurav Dutta" w:date="2016-03-02T19:08:00Z"/>
          <w:rStyle w:val="Emphasis"/>
        </w:rPr>
      </w:pPr>
      <w:ins w:id="2272" w:author="Gaurav Dutta" w:date="2016-03-02T19:08:00Z">
        <w:r>
          <w:rPr>
            <w:rStyle w:val="Emphasis"/>
          </w:rPr>
          <w:t xml:space="preserve">Note: </w:t>
        </w:r>
        <w:r w:rsidRPr="00BC4662">
          <w:rPr>
            <w:rStyle w:val="Emphasis"/>
          </w:rPr>
          <w:t>All the units are in per Sq. mtr</w:t>
        </w:r>
      </w:ins>
    </w:p>
    <w:p w:rsidR="00DE2F56" w:rsidRDefault="00DE2F56">
      <w:pPr>
        <w:pStyle w:val="ListParagraph"/>
        <w:ind w:left="2160"/>
        <w:jc w:val="both"/>
        <w:rPr>
          <w:rStyle w:val="Emphasis"/>
          <w:i w:val="0"/>
        </w:rPr>
        <w:pPrChange w:id="2273" w:author="Gaurav Dutta" w:date="2016-03-02T19:08:00Z">
          <w:pPr>
            <w:pStyle w:val="ListParagraph"/>
            <w:numPr>
              <w:numId w:val="6"/>
            </w:numPr>
            <w:ind w:left="1440" w:hanging="360"/>
            <w:jc w:val="both"/>
          </w:pPr>
        </w:pPrChange>
      </w:pP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Once transfer is approved and Transfer Memorandum is issued and transfer deed is executed</w:t>
      </w:r>
      <w:r w:rsidR="00100C78">
        <w:rPr>
          <w:rStyle w:val="Emphasis"/>
          <w:i w:val="0"/>
        </w:rPr>
        <w:t>,</w:t>
      </w:r>
      <w:r w:rsidRPr="00B4115F">
        <w:rPr>
          <w:rStyle w:val="Emphasis"/>
          <w:i w:val="0"/>
        </w:rPr>
        <w:t xml:space="preserve"> all the assets and or liabilities against the industrial unit would pass on to the transferee.</w:t>
      </w:r>
    </w:p>
    <w:p w:rsidR="00445DF3" w:rsidRPr="00B4115F" w:rsidRDefault="00BB5393" w:rsidP="009B792B">
      <w:pPr>
        <w:pStyle w:val="ListParagraph"/>
        <w:numPr>
          <w:ilvl w:val="0"/>
          <w:numId w:val="6"/>
        </w:numPr>
        <w:ind w:left="1440"/>
        <w:jc w:val="both"/>
        <w:rPr>
          <w:rStyle w:val="Emphasis"/>
          <w:i w:val="0"/>
        </w:rPr>
      </w:pPr>
      <w:r>
        <w:rPr>
          <w:rStyle w:val="Emphasis"/>
          <w:i w:val="0"/>
        </w:rPr>
        <w:lastRenderedPageBreak/>
        <w:t>Lease rent will be charged at a defined percentage</w:t>
      </w:r>
      <w:r w:rsidR="00445DF3" w:rsidRPr="00B4115F">
        <w:rPr>
          <w:rStyle w:val="Emphasis"/>
          <w:i w:val="0"/>
        </w:rPr>
        <w:t xml:space="preserve"> of the prevailing allotment premium with location charges, on the date of issue of transfe</w:t>
      </w:r>
      <w:r>
        <w:rPr>
          <w:rStyle w:val="Emphasis"/>
          <w:i w:val="0"/>
        </w:rPr>
        <w:t>r deed.</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The lessee/transferee shall execute a Transfer deed, after paying the necessary transfer charges, within </w:t>
      </w:r>
      <w:r w:rsidR="00F36E6A">
        <w:rPr>
          <w:rStyle w:val="Emphasis"/>
          <w:i w:val="0"/>
        </w:rPr>
        <w:t>a defined time</w:t>
      </w:r>
      <w:r w:rsidRPr="00B4115F">
        <w:rPr>
          <w:rStyle w:val="Emphasis"/>
          <w:i w:val="0"/>
        </w:rPr>
        <w:t xml:space="preserve"> from the date of issue of the Transfer Memorandum and a certified copy of the </w:t>
      </w:r>
      <w:r w:rsidR="00F36E6A">
        <w:rPr>
          <w:rStyle w:val="Emphasis"/>
          <w:i w:val="0"/>
        </w:rPr>
        <w:t>same shall be submitted to the authority</w:t>
      </w:r>
      <w:r w:rsidRPr="00B4115F">
        <w:rPr>
          <w:rStyle w:val="Emphasis"/>
          <w:i w:val="0"/>
        </w:rPr>
        <w:t xml:space="preserve">. In case of default, </w:t>
      </w:r>
      <w:r w:rsidR="00160A0F">
        <w:rPr>
          <w:rStyle w:val="Emphasis"/>
          <w:i w:val="0"/>
        </w:rPr>
        <w:t xml:space="preserve">appropriate penalty would be levied. </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In case of mutual transfer between transferor and transferee, the transferee would make the unit functional within </w:t>
      </w:r>
      <w:r w:rsidR="00BB5393">
        <w:rPr>
          <w:rStyle w:val="Emphasis"/>
          <w:i w:val="0"/>
        </w:rPr>
        <w:t>a defined time-frame</w:t>
      </w:r>
      <w:r w:rsidRPr="00B4115F">
        <w:rPr>
          <w:rStyle w:val="Emphasis"/>
          <w:i w:val="0"/>
        </w:rPr>
        <w:t xml:space="preserve"> from the date of issue of Transfer Memorandum. However, the facility of extension for making the unit functional would be available to the transferee on payment of prescribed extension charges after expiry of one year.</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Transfer through a registered General Power of Attorney (GPA) </w:t>
      </w:r>
    </w:p>
    <w:p w:rsidR="00100C78" w:rsidRDefault="00445DF3" w:rsidP="009B792B">
      <w:pPr>
        <w:pStyle w:val="ListParagraph"/>
        <w:numPr>
          <w:ilvl w:val="0"/>
          <w:numId w:val="6"/>
        </w:numPr>
        <w:ind w:left="1440"/>
        <w:jc w:val="both"/>
        <w:rPr>
          <w:ins w:id="2274" w:author="Gaurav Dutta" w:date="2016-03-02T19:13:00Z"/>
          <w:rStyle w:val="Emphasis"/>
          <w:i w:val="0"/>
        </w:rPr>
      </w:pPr>
      <w:r w:rsidRPr="00B4115F">
        <w:rPr>
          <w:rStyle w:val="Emphasis"/>
          <w:i w:val="0"/>
        </w:rPr>
        <w:t>Transfer within the blood relations of the registered General Power of Attorney (GPA) holder would be allowed on</w:t>
      </w:r>
      <w:r w:rsidR="00160A0F">
        <w:rPr>
          <w:rStyle w:val="Emphasis"/>
          <w:i w:val="0"/>
        </w:rPr>
        <w:t xml:space="preserve"> a stipulated</w:t>
      </w:r>
      <w:r w:rsidRPr="00B4115F">
        <w:rPr>
          <w:rStyle w:val="Emphasis"/>
          <w:i w:val="0"/>
        </w:rPr>
        <w:t xml:space="preserve"> payment </w:t>
      </w:r>
      <w:r w:rsidR="00160A0F">
        <w:rPr>
          <w:rStyle w:val="Emphasis"/>
          <w:i w:val="0"/>
        </w:rPr>
        <w:t xml:space="preserve">amount </w:t>
      </w:r>
      <w:r w:rsidRPr="00B4115F">
        <w:rPr>
          <w:rStyle w:val="Emphasis"/>
          <w:i w:val="0"/>
        </w:rPr>
        <w:t xml:space="preserve">of the normal transfer charges. Other than blood relatives of the registered GPA holder, the transfer charges shall be </w:t>
      </w:r>
      <w:ins w:id="2275" w:author="Gaurav Dutta" w:date="2016-03-02T19:09:00Z">
        <w:r w:rsidR="005116EE">
          <w:rPr>
            <w:rStyle w:val="Emphasis"/>
            <w:i w:val="0"/>
          </w:rPr>
          <w:t>stipulated</w:t>
        </w:r>
        <w:r w:rsidR="005116EE" w:rsidRPr="00B4115F">
          <w:rPr>
            <w:rStyle w:val="Emphasis"/>
            <w:i w:val="0"/>
          </w:rPr>
          <w:t xml:space="preserve"> payment </w:t>
        </w:r>
        <w:r w:rsidR="005116EE">
          <w:rPr>
            <w:rStyle w:val="Emphasis"/>
            <w:i w:val="0"/>
          </w:rPr>
          <w:t xml:space="preserve">amount </w:t>
        </w:r>
      </w:ins>
      <w:del w:id="2276" w:author="Gaurav Dutta" w:date="2016-03-02T19:09:00Z">
        <w:r w:rsidRPr="00B4115F" w:rsidDel="005116EE">
          <w:rPr>
            <w:rStyle w:val="Emphasis"/>
            <w:i w:val="0"/>
          </w:rPr>
          <w:delText xml:space="preserve">2 times </w:delText>
        </w:r>
      </w:del>
      <w:r w:rsidRPr="00B4115F">
        <w:rPr>
          <w:rStyle w:val="Emphasis"/>
          <w:i w:val="0"/>
        </w:rPr>
        <w:t xml:space="preserve">of the normal transfer charges. </w:t>
      </w:r>
    </w:p>
    <w:p w:rsidR="00DE2F56" w:rsidRPr="00752830" w:rsidRDefault="000025DA">
      <w:pPr>
        <w:pStyle w:val="ListParagraph"/>
        <w:numPr>
          <w:ilvl w:val="0"/>
          <w:numId w:val="6"/>
        </w:numPr>
        <w:ind w:left="1440"/>
        <w:jc w:val="both"/>
        <w:rPr>
          <w:rStyle w:val="Emphasis"/>
          <w:i w:val="0"/>
        </w:rPr>
      </w:pPr>
      <w:ins w:id="2277" w:author="Gaurav Dutta" w:date="2016-03-02T19:13:00Z">
        <w:r w:rsidRPr="00752830">
          <w:rPr>
            <w:rStyle w:val="Emphasis"/>
            <w:i w:val="0"/>
          </w:rPr>
          <w:t>To initiate a transfer request, the transferor would</w:t>
        </w:r>
      </w:ins>
      <w:ins w:id="2278" w:author="Gaurav Dutta" w:date="2016-03-02T19:14:00Z">
        <w:r w:rsidR="003D124A" w:rsidRPr="00752830">
          <w:rPr>
            <w:rStyle w:val="Emphasis"/>
            <w:i w:val="0"/>
          </w:rPr>
          <w:t xml:space="preserve"> </w:t>
        </w:r>
      </w:ins>
      <w:ins w:id="2279" w:author="Gaurav Dutta" w:date="2016-03-02T19:13:00Z">
        <w:r w:rsidRPr="00752830">
          <w:rPr>
            <w:rStyle w:val="Emphasis"/>
            <w:i w:val="0"/>
          </w:rPr>
          <w:t>pay the processing fee to the authority. This processing</w:t>
        </w:r>
      </w:ins>
      <w:ins w:id="2280" w:author="Gaurav Dutta" w:date="2016-03-02T19:21:00Z">
        <w:r w:rsidR="00752830" w:rsidRPr="00752830">
          <w:rPr>
            <w:rStyle w:val="Emphasis"/>
            <w:i w:val="0"/>
          </w:rPr>
          <w:t xml:space="preserve"> fee</w:t>
        </w:r>
      </w:ins>
      <w:ins w:id="2281" w:author="Gaurav Dutta" w:date="2016-03-02T19:13:00Z">
        <w:r w:rsidRPr="00752830">
          <w:rPr>
            <w:rStyle w:val="Emphasis"/>
            <w:i w:val="0"/>
          </w:rPr>
          <w:t xml:space="preserve"> is a defined amount set by the authority. </w:t>
        </w:r>
      </w:ins>
    </w:p>
    <w:p w:rsidR="00523903" w:rsidRDefault="00523903">
      <w:pPr>
        <w:rPr>
          <w:rFonts w:asciiTheme="majorHAnsi" w:eastAsiaTheme="majorEastAsia" w:hAnsiTheme="majorHAnsi" w:cstheme="majorBidi"/>
          <w:b/>
          <w:color w:val="2E74B5" w:themeColor="accent1" w:themeShade="BF"/>
          <w:sz w:val="24"/>
          <w:szCs w:val="24"/>
          <w:u w:val="single"/>
        </w:rPr>
      </w:pPr>
    </w:p>
    <w:p w:rsidR="00160A0F" w:rsidRDefault="00160A0F">
      <w:pPr>
        <w:rPr>
          <w:ins w:id="2282"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83"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84"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85"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86"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87"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88"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89"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90"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91"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92"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93"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94"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95" w:author="Gaurav Dutta" w:date="2016-03-02T19:09:00Z"/>
          <w:rFonts w:asciiTheme="majorHAnsi" w:eastAsiaTheme="majorEastAsia" w:hAnsiTheme="majorHAnsi" w:cstheme="majorBidi"/>
          <w:b/>
          <w:color w:val="2E74B5" w:themeColor="accent1" w:themeShade="BF"/>
          <w:sz w:val="24"/>
          <w:szCs w:val="24"/>
          <w:u w:val="single"/>
        </w:rPr>
      </w:pPr>
    </w:p>
    <w:p w:rsidR="005116EE" w:rsidRDefault="005116EE">
      <w:pPr>
        <w:rPr>
          <w:ins w:id="2296" w:author="Gaurav Dutta" w:date="2016-03-02T19:09:00Z"/>
          <w:rFonts w:asciiTheme="majorHAnsi" w:eastAsiaTheme="majorEastAsia" w:hAnsiTheme="majorHAnsi" w:cstheme="majorBidi"/>
          <w:b/>
          <w:color w:val="2E74B5" w:themeColor="accent1" w:themeShade="BF"/>
          <w:sz w:val="24"/>
          <w:szCs w:val="24"/>
          <w:u w:val="single"/>
        </w:rPr>
      </w:pPr>
    </w:p>
    <w:p w:rsidR="005116EE" w:rsidDel="00FF568E" w:rsidRDefault="005116EE">
      <w:pPr>
        <w:rPr>
          <w:del w:id="2297" w:author="Gaurav Dutta" w:date="2016-03-03T20:35:00Z"/>
          <w:rFonts w:asciiTheme="majorHAnsi" w:eastAsiaTheme="majorEastAsia" w:hAnsiTheme="majorHAnsi" w:cstheme="majorBidi"/>
          <w:b/>
          <w:color w:val="2E74B5" w:themeColor="accent1" w:themeShade="BF"/>
          <w:sz w:val="24"/>
          <w:szCs w:val="24"/>
          <w:u w:val="single"/>
        </w:rPr>
      </w:pPr>
    </w:p>
    <w:p w:rsidR="00F36E6A" w:rsidRDefault="00F36E6A">
      <w:pPr>
        <w:rPr>
          <w:rFonts w:asciiTheme="majorHAnsi" w:eastAsiaTheme="majorEastAsia" w:hAnsiTheme="majorHAnsi" w:cstheme="majorBidi"/>
          <w:b/>
          <w:color w:val="2E74B5" w:themeColor="accent1" w:themeShade="BF"/>
          <w:sz w:val="24"/>
          <w:szCs w:val="24"/>
          <w:u w:val="single"/>
        </w:rPr>
      </w:pPr>
    </w:p>
    <w:p w:rsidR="000B7FB8" w:rsidRDefault="000B7FB8" w:rsidP="008F19E4">
      <w:pPr>
        <w:pStyle w:val="Heading2"/>
        <w:numPr>
          <w:ilvl w:val="0"/>
          <w:numId w:val="13"/>
        </w:numPr>
        <w:rPr>
          <w:b/>
          <w:sz w:val="24"/>
          <w:szCs w:val="24"/>
          <w:u w:val="single"/>
        </w:rPr>
      </w:pPr>
      <w:bookmarkStart w:id="2298" w:name="_Toc444803883"/>
      <w:r w:rsidRPr="001D17A7">
        <w:rPr>
          <w:b/>
          <w:sz w:val="24"/>
          <w:szCs w:val="24"/>
          <w:u w:val="single"/>
        </w:rPr>
        <w:lastRenderedPageBreak/>
        <w:t xml:space="preserve">Request </w:t>
      </w:r>
      <w:r w:rsidR="00F8359F">
        <w:rPr>
          <w:b/>
          <w:sz w:val="24"/>
          <w:szCs w:val="24"/>
          <w:u w:val="single"/>
        </w:rPr>
        <w:t xml:space="preserve">for </w:t>
      </w:r>
      <w:r w:rsidRPr="001D17A7">
        <w:rPr>
          <w:b/>
          <w:sz w:val="24"/>
          <w:szCs w:val="24"/>
          <w:u w:val="single"/>
        </w:rPr>
        <w:t>Issue of Mutation</w:t>
      </w:r>
      <w:r>
        <w:rPr>
          <w:b/>
          <w:sz w:val="24"/>
          <w:szCs w:val="24"/>
          <w:u w:val="single"/>
        </w:rPr>
        <w:t xml:space="preserve"> (</w:t>
      </w:r>
      <w:r w:rsidR="00523903">
        <w:rPr>
          <w:b/>
          <w:sz w:val="24"/>
          <w:szCs w:val="24"/>
          <w:u w:val="single"/>
        </w:rPr>
        <w:t>Substitution</w:t>
      </w:r>
      <w:r>
        <w:rPr>
          <w:b/>
          <w:sz w:val="24"/>
          <w:szCs w:val="24"/>
          <w:u w:val="single"/>
        </w:rPr>
        <w:t>)</w:t>
      </w:r>
      <w:bookmarkEnd w:id="2298"/>
    </w:p>
    <w:p w:rsidR="006B2C1C" w:rsidRPr="0047656F" w:rsidRDefault="0047656F" w:rsidP="006B2C1C">
      <w:pPr>
        <w:rPr>
          <w:rStyle w:val="Emphasis"/>
          <w:i w:val="0"/>
        </w:rPr>
      </w:pPr>
      <w:r w:rsidRPr="0047656F">
        <w:rPr>
          <w:rStyle w:val="Emphasis"/>
          <w:i w:val="0"/>
        </w:rPr>
        <w:t xml:space="preserve">Mutation of property involves the change of title ownership of the property from the seller to the buyer when it is sold or transferred.  </w:t>
      </w:r>
    </w:p>
    <w:p w:rsidR="00274D2B" w:rsidRDefault="002117EA" w:rsidP="006B2C1C">
      <w:r w:rsidRPr="002117EA">
        <w:rPr>
          <w:noProof/>
          <w:lang w:bidi="hi-IN"/>
        </w:rPr>
        <w:drawing>
          <wp:inline distT="0" distB="0" distL="0" distR="0">
            <wp:extent cx="6099175" cy="6029647"/>
            <wp:effectExtent l="0" t="0" r="0" b="9525"/>
            <wp:docPr id="23" name="Picture 23" descr="C:\Users\gdutta\Desktop\Noida - PMS\Departments\Industrial New\Industr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dutta\Desktop\Noida - PMS\Departments\Industrial New\Industrial_Mutation.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6029647"/>
                    </a:xfrm>
                    <a:prstGeom prst="rect">
                      <a:avLst/>
                    </a:prstGeom>
                    <a:noFill/>
                    <a:ln>
                      <a:noFill/>
                    </a:ln>
                  </pic:spPr>
                </pic:pic>
              </a:graphicData>
            </a:graphic>
          </wp:inline>
        </w:drawing>
      </w:r>
    </w:p>
    <w:p w:rsidR="00A51813" w:rsidRDefault="00445DF3" w:rsidP="008F19E4">
      <w:pPr>
        <w:pStyle w:val="Heading3"/>
        <w:numPr>
          <w:ilvl w:val="1"/>
          <w:numId w:val="13"/>
        </w:numPr>
        <w:rPr>
          <w:b/>
          <w:sz w:val="22"/>
          <w:szCs w:val="22"/>
        </w:rPr>
      </w:pPr>
      <w:bookmarkStart w:id="2299" w:name="_Toc443223892"/>
      <w:del w:id="2300" w:author="Gaurav Dutta" w:date="2016-03-02T19:22:00Z">
        <w:r w:rsidDel="001C351A">
          <w:rPr>
            <w:b/>
            <w:sz w:val="22"/>
            <w:szCs w:val="22"/>
          </w:rPr>
          <w:delText>Consumer submits A</w:delText>
        </w:r>
        <w:r w:rsidRPr="00C63F78" w:rsidDel="001C351A">
          <w:rPr>
            <w:b/>
            <w:sz w:val="22"/>
            <w:szCs w:val="22"/>
          </w:rPr>
          <w:delText>pplication</w:delText>
        </w:r>
      </w:del>
      <w:bookmarkStart w:id="2301" w:name="_Toc444803884"/>
      <w:bookmarkEnd w:id="2299"/>
      <w:ins w:id="2302" w:author="Gaurav Dutta" w:date="2016-03-02T19:22:00Z">
        <w:r w:rsidR="001C351A">
          <w:rPr>
            <w:b/>
            <w:sz w:val="22"/>
            <w:szCs w:val="22"/>
          </w:rPr>
          <w:t>Mutation Request</w:t>
        </w:r>
      </w:ins>
      <w:bookmarkEnd w:id="2301"/>
    </w:p>
    <w:p w:rsidR="00A93559" w:rsidRDefault="00A11F11">
      <w:pPr>
        <w:pStyle w:val="NoSpacing"/>
        <w:numPr>
          <w:ilvl w:val="2"/>
          <w:numId w:val="13"/>
        </w:numPr>
        <w:jc w:val="both"/>
        <w:rPr>
          <w:ins w:id="2303" w:author="Gaurav Dutta" w:date="2016-03-02T19:23:00Z"/>
          <w:rStyle w:val="Emphasis"/>
          <w:i w:val="0"/>
          <w:iCs w:val="0"/>
        </w:rPr>
      </w:pPr>
      <w:r>
        <w:rPr>
          <w:rStyle w:val="Emphasis"/>
          <w:i w:val="0"/>
        </w:rPr>
        <w:t xml:space="preserve">If </w:t>
      </w:r>
      <w:r w:rsidRPr="004772CB">
        <w:rPr>
          <w:rStyle w:val="Emphasis"/>
          <w:i w:val="0"/>
        </w:rPr>
        <w:t>the owner of the property dies then the transferee/beneficiary of the property submit the application along with required documents at the housing department of the authority.</w:t>
      </w:r>
      <w:ins w:id="2304" w:author="Gaurav Dutta" w:date="2016-03-02T19:23:00Z">
        <w:r w:rsidR="00A93559">
          <w:rPr>
            <w:rStyle w:val="Emphasis"/>
            <w:i w:val="0"/>
            <w:iCs w:val="0"/>
          </w:rPr>
          <w:t xml:space="preserve"> Key Process includes:</w:t>
        </w:r>
      </w:ins>
    </w:p>
    <w:p w:rsidR="00A93559" w:rsidRDefault="00A93559">
      <w:pPr>
        <w:pStyle w:val="NoSpacing"/>
        <w:numPr>
          <w:ilvl w:val="3"/>
          <w:numId w:val="13"/>
        </w:numPr>
        <w:jc w:val="both"/>
        <w:rPr>
          <w:ins w:id="2305" w:author="Gaurav Dutta" w:date="2016-03-02T19:23:00Z"/>
          <w:rStyle w:val="Emphasis"/>
          <w:i w:val="0"/>
          <w:iCs w:val="0"/>
        </w:rPr>
        <w:pPrChange w:id="2306" w:author="Gaurav Dutta" w:date="2016-03-02T19:23:00Z">
          <w:pPr>
            <w:pStyle w:val="NoSpacing"/>
            <w:numPr>
              <w:ilvl w:val="2"/>
              <w:numId w:val="13"/>
            </w:numPr>
            <w:ind w:left="1440" w:hanging="720"/>
            <w:jc w:val="both"/>
          </w:pPr>
        </w:pPrChange>
      </w:pPr>
      <w:ins w:id="2307" w:author="Gaurav Dutta" w:date="2016-03-02T19:23:00Z">
        <w:r>
          <w:rPr>
            <w:rStyle w:val="Emphasis"/>
            <w:i w:val="0"/>
            <w:iCs w:val="0"/>
          </w:rPr>
          <w:t>Add</w:t>
        </w:r>
      </w:ins>
      <w:ins w:id="2308" w:author="Gaurav Dutta" w:date="2016-03-02T19:24:00Z">
        <w:r>
          <w:rPr>
            <w:rStyle w:val="Emphasis"/>
            <w:i w:val="0"/>
            <w:iCs w:val="0"/>
          </w:rPr>
          <w:t>/Edit</w:t>
        </w:r>
      </w:ins>
      <w:ins w:id="2309" w:author="Gaurav Dutta" w:date="2016-03-02T19:23:00Z">
        <w:r>
          <w:rPr>
            <w:rStyle w:val="Emphasis"/>
            <w:i w:val="0"/>
            <w:iCs w:val="0"/>
          </w:rPr>
          <w:t xml:space="preserve"> Mutation </w:t>
        </w:r>
      </w:ins>
      <w:ins w:id="2310" w:author="Gaurav Dutta" w:date="2016-03-03T21:06:00Z">
        <w:r w:rsidR="00CD1AF8">
          <w:rPr>
            <w:rStyle w:val="Emphasis"/>
            <w:i w:val="0"/>
            <w:iCs w:val="0"/>
          </w:rPr>
          <w:t>Request</w:t>
        </w:r>
      </w:ins>
    </w:p>
    <w:p w:rsidR="00A93559" w:rsidRDefault="00A93559">
      <w:pPr>
        <w:pStyle w:val="NoSpacing"/>
        <w:ind w:left="1440"/>
        <w:jc w:val="both"/>
        <w:rPr>
          <w:ins w:id="2311" w:author="Gaurav Dutta" w:date="2016-03-02T19:23:00Z"/>
          <w:rStyle w:val="Emphasis"/>
          <w:i w:val="0"/>
          <w:iCs w:val="0"/>
        </w:rPr>
        <w:pPrChange w:id="2312" w:author="Gaurav Dutta" w:date="2016-03-02T19:24:00Z">
          <w:pPr>
            <w:pStyle w:val="NoSpacing"/>
            <w:numPr>
              <w:ilvl w:val="2"/>
              <w:numId w:val="13"/>
            </w:numPr>
            <w:ind w:left="1440" w:hanging="720"/>
            <w:jc w:val="both"/>
          </w:pPr>
        </w:pPrChange>
      </w:pPr>
    </w:p>
    <w:p w:rsidR="00A93559" w:rsidRPr="00A11F11" w:rsidRDefault="00A93559">
      <w:pPr>
        <w:pStyle w:val="NoSpacing"/>
        <w:ind w:left="2160"/>
        <w:jc w:val="both"/>
        <w:pPrChange w:id="2313" w:author="Gaurav Dutta" w:date="2016-03-02T19:24:00Z">
          <w:pPr>
            <w:pStyle w:val="NoSpacing"/>
            <w:numPr>
              <w:ilvl w:val="2"/>
              <w:numId w:val="13"/>
            </w:numPr>
            <w:ind w:left="1440" w:hanging="720"/>
            <w:jc w:val="both"/>
          </w:pPr>
        </w:pPrChange>
      </w:pPr>
    </w:p>
    <w:p w:rsidR="00A51813" w:rsidRDefault="00A51813">
      <w:pPr>
        <w:pStyle w:val="Heading3"/>
        <w:rPr>
          <w:b/>
          <w:sz w:val="22"/>
          <w:szCs w:val="22"/>
        </w:rPr>
        <w:pPrChange w:id="2314" w:author="Gaurav Dutta" w:date="2016-03-02T19:23:00Z">
          <w:pPr>
            <w:pStyle w:val="Heading3"/>
            <w:ind w:left="360"/>
          </w:pPr>
        </w:pPrChange>
      </w:pPr>
      <w:bookmarkStart w:id="2315" w:name="_Toc443223893"/>
    </w:p>
    <w:p w:rsidR="00A51813" w:rsidRDefault="00445DF3" w:rsidP="008F19E4">
      <w:pPr>
        <w:pStyle w:val="Heading3"/>
        <w:numPr>
          <w:ilvl w:val="1"/>
          <w:numId w:val="13"/>
        </w:numPr>
        <w:rPr>
          <w:b/>
          <w:sz w:val="22"/>
          <w:szCs w:val="22"/>
        </w:rPr>
      </w:pPr>
      <w:del w:id="2316" w:author="Gaurav Dutta" w:date="2016-03-02T19:22:00Z">
        <w:r w:rsidDel="001C351A">
          <w:rPr>
            <w:b/>
            <w:sz w:val="22"/>
            <w:szCs w:val="22"/>
          </w:rPr>
          <w:delText>Validation of D</w:delText>
        </w:r>
        <w:r w:rsidRPr="00C63F78" w:rsidDel="001C351A">
          <w:rPr>
            <w:b/>
            <w:sz w:val="22"/>
            <w:szCs w:val="22"/>
          </w:rPr>
          <w:delText>ocuments</w:delText>
        </w:r>
      </w:del>
      <w:bookmarkStart w:id="2317" w:name="_Toc444803885"/>
      <w:bookmarkEnd w:id="2315"/>
      <w:ins w:id="2318" w:author="Gaurav Dutta" w:date="2016-03-03T20:36:00Z">
        <w:r w:rsidR="00FF568E">
          <w:rPr>
            <w:b/>
            <w:sz w:val="22"/>
            <w:szCs w:val="22"/>
          </w:rPr>
          <w:t xml:space="preserve">Mutation </w:t>
        </w:r>
      </w:ins>
      <w:ins w:id="2319" w:author="Gaurav Dutta" w:date="2016-03-02T19:22:00Z">
        <w:r w:rsidR="001C351A">
          <w:rPr>
            <w:b/>
            <w:sz w:val="22"/>
            <w:szCs w:val="22"/>
          </w:rPr>
          <w:t>Approva</w:t>
        </w:r>
        <w:r w:rsidR="00FF568E">
          <w:rPr>
            <w:b/>
            <w:sz w:val="22"/>
            <w:szCs w:val="22"/>
          </w:rPr>
          <w:t>l</w:t>
        </w:r>
      </w:ins>
      <w:bookmarkEnd w:id="2317"/>
    </w:p>
    <w:p w:rsidR="00F51E08" w:rsidRPr="004772CB" w:rsidDel="00FF568E" w:rsidRDefault="00F51E08" w:rsidP="008F19E4">
      <w:pPr>
        <w:pStyle w:val="NoSpacing"/>
        <w:numPr>
          <w:ilvl w:val="2"/>
          <w:numId w:val="13"/>
        </w:numPr>
        <w:jc w:val="both"/>
        <w:rPr>
          <w:del w:id="2320" w:author="Gaurav Dutta" w:date="2016-03-03T20:36:00Z"/>
          <w:rStyle w:val="Emphasis"/>
          <w:i w:val="0"/>
        </w:rPr>
      </w:pPr>
      <w:r w:rsidRPr="004772CB">
        <w:rPr>
          <w:rStyle w:val="Emphasis"/>
          <w:i w:val="0"/>
        </w:rPr>
        <w:t>The assistant receives the mutation (substitution) request and validate the application and documents attached to it.</w:t>
      </w:r>
    </w:p>
    <w:p w:rsidR="00A51813" w:rsidRPr="00A51813" w:rsidRDefault="00A51813">
      <w:pPr>
        <w:pStyle w:val="NoSpacing"/>
        <w:numPr>
          <w:ilvl w:val="2"/>
          <w:numId w:val="13"/>
        </w:numPr>
        <w:jc w:val="both"/>
        <w:pPrChange w:id="2321" w:author="Gaurav Dutta" w:date="2016-03-03T20:36:00Z">
          <w:pPr/>
        </w:pPrChange>
      </w:pPr>
    </w:p>
    <w:p w:rsidR="00A51813" w:rsidDel="001C351A" w:rsidRDefault="00445DF3" w:rsidP="008F19E4">
      <w:pPr>
        <w:pStyle w:val="Heading3"/>
        <w:numPr>
          <w:ilvl w:val="1"/>
          <w:numId w:val="13"/>
        </w:numPr>
        <w:rPr>
          <w:del w:id="2322" w:author="Gaurav Dutta" w:date="2016-03-02T19:22:00Z"/>
          <w:b/>
          <w:sz w:val="22"/>
          <w:szCs w:val="22"/>
        </w:rPr>
      </w:pPr>
      <w:bookmarkStart w:id="2323" w:name="_Toc443223894"/>
      <w:del w:id="2324" w:author="Gaurav Dutta" w:date="2016-03-02T19:22:00Z">
        <w:r w:rsidRPr="00C63F78" w:rsidDel="001C351A">
          <w:rPr>
            <w:b/>
            <w:sz w:val="22"/>
            <w:szCs w:val="22"/>
          </w:rPr>
          <w:lastRenderedPageBreak/>
          <w:delText>Approval from manager</w:delText>
        </w:r>
        <w:bookmarkEnd w:id="2323"/>
      </w:del>
    </w:p>
    <w:p w:rsidR="00A51813" w:rsidRPr="004772CB" w:rsidRDefault="00F51E08" w:rsidP="008F19E4">
      <w:pPr>
        <w:pStyle w:val="NoSpacing"/>
        <w:numPr>
          <w:ilvl w:val="2"/>
          <w:numId w:val="13"/>
        </w:numPr>
        <w:jc w:val="both"/>
        <w:rPr>
          <w:rStyle w:val="Emphasis"/>
          <w:i w:val="0"/>
        </w:rPr>
      </w:pPr>
      <w:r w:rsidRPr="004772CB">
        <w:rPr>
          <w:rStyle w:val="Emphasis"/>
          <w:i w:val="0"/>
        </w:rPr>
        <w:t>If the papers are in place, the assistant would send the mutation request to the manager for his approval:</w:t>
      </w:r>
    </w:p>
    <w:p w:rsidR="00A51813" w:rsidRPr="004772CB" w:rsidRDefault="00F51E08" w:rsidP="008F19E4">
      <w:pPr>
        <w:pStyle w:val="NoSpacing"/>
        <w:numPr>
          <w:ilvl w:val="3"/>
          <w:numId w:val="13"/>
        </w:numPr>
        <w:jc w:val="both"/>
        <w:rPr>
          <w:rStyle w:val="Emphasis"/>
          <w:i w:val="0"/>
        </w:rPr>
      </w:pPr>
      <w:r w:rsidRPr="004772CB">
        <w:rPr>
          <w:rStyle w:val="Emphasis"/>
          <w:i w:val="0"/>
        </w:rPr>
        <w:t xml:space="preserve">If the manager approves the mutation request, the assistant would issue the mutation letter to the </w:t>
      </w:r>
      <w:r w:rsidR="00A0227B">
        <w:rPr>
          <w:rStyle w:val="Emphasis"/>
          <w:i w:val="0"/>
        </w:rPr>
        <w:t>Allottee</w:t>
      </w:r>
      <w:r w:rsidRPr="004772CB">
        <w:rPr>
          <w:rStyle w:val="Emphasis"/>
          <w:i w:val="0"/>
        </w:rPr>
        <w:t>.</w:t>
      </w:r>
    </w:p>
    <w:p w:rsidR="00817E20" w:rsidRDefault="00F51E08" w:rsidP="008F19E4">
      <w:pPr>
        <w:pStyle w:val="NoSpacing"/>
        <w:numPr>
          <w:ilvl w:val="3"/>
          <w:numId w:val="13"/>
        </w:numPr>
        <w:jc w:val="both"/>
        <w:rPr>
          <w:rStyle w:val="Emphasis"/>
          <w:i w:val="0"/>
        </w:rPr>
      </w:pPr>
      <w:r w:rsidRPr="004772CB">
        <w:rPr>
          <w:rStyle w:val="Emphasis"/>
          <w:i w:val="0"/>
        </w:rPr>
        <w:t>If the manager rejects the request, a</w:t>
      </w:r>
      <w:ins w:id="2325" w:author="Gaurav Dutta" w:date="2016-03-03T20:37:00Z">
        <w:r w:rsidR="00FF568E">
          <w:rPr>
            <w:rStyle w:val="Emphasis"/>
            <w:i w:val="0"/>
          </w:rPr>
          <w:t>n email</w:t>
        </w:r>
      </w:ins>
      <w:r w:rsidRPr="004772CB">
        <w:rPr>
          <w:rStyle w:val="Emphasis"/>
          <w:i w:val="0"/>
        </w:rPr>
        <w:t xml:space="preserve"> notification would be sent to the assistant. The assistant would then share the same with the </w:t>
      </w:r>
      <w:r w:rsidR="00A0227B">
        <w:rPr>
          <w:rStyle w:val="Emphasis"/>
          <w:i w:val="0"/>
        </w:rPr>
        <w:t>Allottee</w:t>
      </w:r>
      <w:r w:rsidRPr="004772CB">
        <w:rPr>
          <w:rStyle w:val="Emphasis"/>
          <w:i w:val="0"/>
        </w:rPr>
        <w:t xml:space="preserve">. </w:t>
      </w:r>
    </w:p>
    <w:p w:rsidR="00FF568E" w:rsidRDefault="00FF568E">
      <w:pPr>
        <w:pStyle w:val="NoSpacing"/>
        <w:ind w:left="1440"/>
        <w:jc w:val="both"/>
        <w:rPr>
          <w:rStyle w:val="Emphasis"/>
          <w:i w:val="0"/>
        </w:rPr>
        <w:pPrChange w:id="2326" w:author="Gaurav Dutta" w:date="2016-03-03T20:36:00Z">
          <w:pPr>
            <w:pStyle w:val="NoSpacing"/>
            <w:numPr>
              <w:ilvl w:val="3"/>
              <w:numId w:val="13"/>
            </w:numPr>
            <w:ind w:left="2160" w:hanging="720"/>
            <w:jc w:val="both"/>
          </w:pPr>
        </w:pPrChange>
      </w:pPr>
    </w:p>
    <w:p w:rsidR="00FF568E" w:rsidRDefault="00FF568E">
      <w:pPr>
        <w:pStyle w:val="NoSpacing"/>
        <w:ind w:left="1440"/>
        <w:jc w:val="both"/>
        <w:rPr>
          <w:rStyle w:val="Emphasis"/>
          <w:i w:val="0"/>
        </w:rPr>
        <w:pPrChange w:id="2327" w:author="Gaurav Dutta" w:date="2016-03-03T20:36:00Z">
          <w:pPr>
            <w:pStyle w:val="NoSpacing"/>
            <w:numPr>
              <w:ilvl w:val="3"/>
              <w:numId w:val="13"/>
            </w:numPr>
            <w:ind w:left="2160" w:hanging="720"/>
            <w:jc w:val="both"/>
          </w:pPr>
        </w:pPrChange>
      </w:pPr>
      <w:r>
        <w:rPr>
          <w:rStyle w:val="Emphasis"/>
          <w:i w:val="0"/>
        </w:rPr>
        <w:t>Key functionalities involved:</w:t>
      </w:r>
    </w:p>
    <w:p w:rsidR="00FF568E" w:rsidRDefault="00FF568E" w:rsidP="00773F9A">
      <w:pPr>
        <w:pStyle w:val="NoSpacing"/>
        <w:numPr>
          <w:ilvl w:val="3"/>
          <w:numId w:val="57"/>
        </w:numPr>
        <w:jc w:val="both"/>
        <w:rPr>
          <w:rStyle w:val="Emphasis"/>
          <w:i w:val="0"/>
        </w:rPr>
      </w:pPr>
      <w:r>
        <w:rPr>
          <w:rStyle w:val="Emphasis"/>
          <w:i w:val="0"/>
        </w:rPr>
        <w:t>Add/Update the Mutation request status</w:t>
      </w:r>
    </w:p>
    <w:p w:rsidR="00FF568E" w:rsidRDefault="00FF568E" w:rsidP="00773F9A">
      <w:pPr>
        <w:pStyle w:val="NoSpacing"/>
        <w:numPr>
          <w:ilvl w:val="3"/>
          <w:numId w:val="57"/>
        </w:numPr>
        <w:jc w:val="both"/>
        <w:rPr>
          <w:rStyle w:val="Emphasis"/>
          <w:i w:val="0"/>
        </w:rPr>
      </w:pPr>
      <w:r>
        <w:rPr>
          <w:rStyle w:val="Emphasis"/>
          <w:i w:val="0"/>
        </w:rPr>
        <w:t>Auto-generation of Mutation letter</w:t>
      </w:r>
    </w:p>
    <w:p w:rsidR="00773F9A" w:rsidRDefault="00773F9A" w:rsidP="00773F9A">
      <w:pPr>
        <w:pStyle w:val="NoSpacing"/>
        <w:numPr>
          <w:ilvl w:val="3"/>
          <w:numId w:val="57"/>
        </w:numPr>
        <w:jc w:val="both"/>
        <w:rPr>
          <w:ins w:id="2328" w:author="Gaurav Dutta" w:date="2016-03-03T20:55:00Z"/>
          <w:rStyle w:val="Emphasis"/>
          <w:i w:val="0"/>
        </w:rPr>
      </w:pPr>
      <w:r>
        <w:rPr>
          <w:rStyle w:val="Emphasis"/>
          <w:i w:val="0"/>
        </w:rPr>
        <w:t xml:space="preserve">System would record the details of the </w:t>
      </w:r>
      <w:del w:id="2329" w:author="Gaurav Dutta" w:date="2016-03-03T20:55:00Z">
        <w:r w:rsidDel="00773F9A">
          <w:rPr>
            <w:rStyle w:val="Emphasis"/>
            <w:i w:val="0"/>
          </w:rPr>
          <w:delText>diseased</w:delText>
        </w:r>
      </w:del>
      <w:r>
        <w:rPr>
          <w:rStyle w:val="Emphasis"/>
          <w:i w:val="0"/>
        </w:rPr>
        <w:t>deceased member</w:t>
      </w:r>
    </w:p>
    <w:p w:rsidR="00773F9A" w:rsidRDefault="00773F9A" w:rsidP="00773F9A">
      <w:pPr>
        <w:pStyle w:val="NoSpacing"/>
        <w:numPr>
          <w:ilvl w:val="3"/>
          <w:numId w:val="57"/>
        </w:numPr>
        <w:jc w:val="both"/>
        <w:rPr>
          <w:rStyle w:val="Emphasis"/>
          <w:i w:val="0"/>
        </w:rPr>
      </w:pPr>
      <w:ins w:id="2330" w:author="Gaurav Dutta" w:date="2016-03-03T20:55:00Z">
        <w:r>
          <w:rPr>
            <w:rStyle w:val="Emphasis"/>
            <w:i w:val="0"/>
          </w:rPr>
          <w:t>System would also record the details of th</w:t>
        </w:r>
      </w:ins>
      <w:ins w:id="2331" w:author="Gaurav Dutta" w:date="2016-03-03T20:56:00Z">
        <w:r>
          <w:rPr>
            <w:rStyle w:val="Emphasis"/>
            <w:i w:val="0"/>
          </w:rPr>
          <w:t xml:space="preserve">e new member on whose </w:t>
        </w:r>
      </w:ins>
      <w:ins w:id="2332" w:author="Gaurav Dutta" w:date="2016-03-03T21:05:00Z">
        <w:r w:rsidR="00C175EC">
          <w:rPr>
            <w:rStyle w:val="Emphasis"/>
            <w:i w:val="0"/>
          </w:rPr>
          <w:t>name the mutation is done.</w:t>
        </w:r>
      </w:ins>
      <w:ins w:id="2333" w:author="Gaurav Dutta" w:date="2016-03-03T20:55:00Z">
        <w:r>
          <w:rPr>
            <w:rStyle w:val="Emphasis"/>
            <w:i w:val="0"/>
          </w:rPr>
          <w:t xml:space="preserve"> </w:t>
        </w:r>
      </w:ins>
    </w:p>
    <w:p w:rsidR="00773F9A" w:rsidRDefault="00773F9A">
      <w:pPr>
        <w:pStyle w:val="NoSpacing"/>
        <w:ind w:left="2160"/>
        <w:jc w:val="both"/>
        <w:rPr>
          <w:rStyle w:val="Emphasis"/>
          <w:i w:val="0"/>
        </w:rPr>
        <w:pPrChange w:id="2334" w:author="Gaurav Dutta" w:date="2016-03-03T20:54:00Z">
          <w:pPr>
            <w:pStyle w:val="NoSpacing"/>
            <w:numPr>
              <w:ilvl w:val="3"/>
              <w:numId w:val="13"/>
            </w:numPr>
            <w:ind w:left="2160" w:hanging="720"/>
            <w:jc w:val="both"/>
          </w:pPr>
        </w:pPrChange>
      </w:pPr>
    </w:p>
    <w:p w:rsidR="00FF568E" w:rsidRPr="004772CB" w:rsidDel="002C48AA" w:rsidRDefault="00FF568E">
      <w:pPr>
        <w:pStyle w:val="NoSpacing"/>
        <w:ind w:left="2160"/>
        <w:jc w:val="both"/>
        <w:rPr>
          <w:del w:id="2335" w:author="Gaurav Dutta" w:date="2016-03-03T21:06:00Z"/>
          <w:rStyle w:val="Emphasis"/>
          <w:i w:val="0"/>
        </w:rPr>
        <w:pPrChange w:id="2336" w:author="Gaurav Dutta" w:date="2016-03-03T20:37:00Z">
          <w:pPr>
            <w:pStyle w:val="NoSpacing"/>
            <w:numPr>
              <w:ilvl w:val="3"/>
              <w:numId w:val="13"/>
            </w:numPr>
            <w:ind w:left="2160" w:hanging="720"/>
            <w:jc w:val="both"/>
          </w:pPr>
        </w:pPrChange>
      </w:pPr>
    </w:p>
    <w:p w:rsidR="00A51813" w:rsidRDefault="00A51813">
      <w:pPr>
        <w:pStyle w:val="Heading3"/>
        <w:rPr>
          <w:b/>
          <w:sz w:val="22"/>
          <w:szCs w:val="22"/>
        </w:rPr>
        <w:pPrChange w:id="2337" w:author="Gaurav Dutta" w:date="2016-03-03T21:06:00Z">
          <w:pPr>
            <w:pStyle w:val="Heading3"/>
            <w:ind w:left="360"/>
          </w:pPr>
        </w:pPrChange>
      </w:pPr>
      <w:bookmarkStart w:id="2338" w:name="_Toc443223895"/>
    </w:p>
    <w:p w:rsidR="00445DF3" w:rsidRPr="00C63F78" w:rsidRDefault="00445DF3">
      <w:pPr>
        <w:pStyle w:val="Heading3"/>
        <w:numPr>
          <w:ilvl w:val="1"/>
          <w:numId w:val="57"/>
        </w:numPr>
        <w:rPr>
          <w:b/>
          <w:sz w:val="22"/>
          <w:szCs w:val="22"/>
        </w:rPr>
        <w:pPrChange w:id="2339" w:author="Gaurav Dutta" w:date="2016-03-03T20:37:00Z">
          <w:pPr>
            <w:pStyle w:val="Heading3"/>
            <w:numPr>
              <w:ilvl w:val="1"/>
              <w:numId w:val="13"/>
            </w:numPr>
            <w:ind w:left="360" w:hanging="360"/>
          </w:pPr>
        </w:pPrChange>
      </w:pPr>
      <w:bookmarkStart w:id="2340" w:name="_Toc444803886"/>
      <w:r w:rsidRPr="00C63F78">
        <w:rPr>
          <w:b/>
          <w:sz w:val="22"/>
          <w:szCs w:val="22"/>
        </w:rPr>
        <w:t>Business Rules for Mutation</w:t>
      </w:r>
      <w:bookmarkEnd w:id="2338"/>
      <w:bookmarkEnd w:id="2340"/>
    </w:p>
    <w:p w:rsidR="00445DF3" w:rsidRPr="004772CB" w:rsidRDefault="00445DF3" w:rsidP="008F19E4">
      <w:pPr>
        <w:pStyle w:val="ListParagraph"/>
        <w:numPr>
          <w:ilvl w:val="0"/>
          <w:numId w:val="20"/>
        </w:numPr>
        <w:rPr>
          <w:rStyle w:val="Emphasis"/>
          <w:i w:val="0"/>
        </w:rPr>
      </w:pPr>
      <w:r w:rsidRPr="004772CB">
        <w:rPr>
          <w:rStyle w:val="Emphasis"/>
          <w:i w:val="0"/>
        </w:rPr>
        <w:t>Mutation after transfer of property is valid and possible.</w:t>
      </w:r>
    </w:p>
    <w:p w:rsidR="00445DF3" w:rsidRPr="004772CB" w:rsidRDefault="00445DF3" w:rsidP="008F19E4">
      <w:pPr>
        <w:pStyle w:val="ListParagraph"/>
        <w:numPr>
          <w:ilvl w:val="0"/>
          <w:numId w:val="20"/>
        </w:numPr>
        <w:rPr>
          <w:rStyle w:val="Emphasis"/>
          <w:i w:val="0"/>
        </w:rPr>
      </w:pPr>
      <w:r w:rsidRPr="004772CB">
        <w:rPr>
          <w:rStyle w:val="Emphasis"/>
          <w:i w:val="0"/>
        </w:rPr>
        <w:t>Mutation after transfer is always chargeable however in case of death it is not chargeable.</w:t>
      </w:r>
      <w:ins w:id="2341" w:author="Gaurav Dutta" w:date="2016-03-03T20:54:00Z">
        <w:r w:rsidR="00773F9A">
          <w:rPr>
            <w:rStyle w:val="Emphasis"/>
            <w:i w:val="0"/>
          </w:rPr>
          <w:t xml:space="preserve"> </w:t>
        </w:r>
      </w:ins>
    </w:p>
    <w:p w:rsidR="00445DF3" w:rsidRDefault="00445DF3"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Del="002C48AA" w:rsidRDefault="00950AA6" w:rsidP="00445DF3">
      <w:pPr>
        <w:jc w:val="both"/>
        <w:rPr>
          <w:del w:id="2342" w:author="Gaurav Dutta" w:date="2016-03-03T21:07:00Z"/>
        </w:rPr>
      </w:pPr>
      <w:bookmarkStart w:id="2343" w:name="_Toc444803887"/>
      <w:bookmarkEnd w:id="2343"/>
    </w:p>
    <w:p w:rsidR="00950AA6" w:rsidDel="00064BA6" w:rsidRDefault="00950AA6" w:rsidP="00445DF3">
      <w:pPr>
        <w:jc w:val="both"/>
        <w:rPr>
          <w:del w:id="2344" w:author="Gaurav Dutta" w:date="2016-03-02T19:24:00Z"/>
        </w:rPr>
      </w:pPr>
      <w:bookmarkStart w:id="2345" w:name="_Toc444803888"/>
      <w:bookmarkEnd w:id="2345"/>
    </w:p>
    <w:p w:rsidR="00950AA6" w:rsidDel="00064BA6" w:rsidRDefault="00950AA6" w:rsidP="00445DF3">
      <w:pPr>
        <w:jc w:val="both"/>
        <w:rPr>
          <w:del w:id="2346" w:author="Gaurav Dutta" w:date="2016-03-02T19:24:00Z"/>
        </w:rPr>
      </w:pPr>
      <w:bookmarkStart w:id="2347" w:name="_Toc444803889"/>
      <w:bookmarkEnd w:id="2347"/>
    </w:p>
    <w:p w:rsidR="00A11F11" w:rsidDel="00064BA6" w:rsidRDefault="00A11F11" w:rsidP="00445DF3">
      <w:pPr>
        <w:jc w:val="both"/>
        <w:rPr>
          <w:del w:id="2348" w:author="Gaurav Dutta" w:date="2016-03-02T19:24:00Z"/>
        </w:rPr>
      </w:pPr>
      <w:bookmarkStart w:id="2349" w:name="_Toc444803890"/>
      <w:bookmarkEnd w:id="2349"/>
    </w:p>
    <w:p w:rsidR="00A11F11" w:rsidDel="00064BA6" w:rsidRDefault="00A11F11" w:rsidP="00445DF3">
      <w:pPr>
        <w:jc w:val="both"/>
        <w:rPr>
          <w:del w:id="2350" w:author="Gaurav Dutta" w:date="2016-03-02T19:24:00Z"/>
        </w:rPr>
      </w:pPr>
      <w:bookmarkStart w:id="2351" w:name="_Toc444803891"/>
      <w:bookmarkEnd w:id="2351"/>
    </w:p>
    <w:p w:rsidR="00A11F11" w:rsidDel="002C48AA" w:rsidRDefault="00A11F11" w:rsidP="00445DF3">
      <w:pPr>
        <w:jc w:val="both"/>
        <w:rPr>
          <w:del w:id="2352" w:author="Gaurav Dutta" w:date="2016-03-03T21:07:00Z"/>
        </w:rPr>
      </w:pPr>
      <w:bookmarkStart w:id="2353" w:name="_Toc444803892"/>
      <w:bookmarkEnd w:id="2353"/>
    </w:p>
    <w:p w:rsidR="00817E20" w:rsidDel="002C48AA" w:rsidRDefault="00817E20" w:rsidP="00464631">
      <w:pPr>
        <w:rPr>
          <w:del w:id="2354" w:author="Gaurav Dutta" w:date="2016-03-03T21:07:00Z"/>
          <w:rFonts w:asciiTheme="majorHAnsi" w:eastAsiaTheme="majorEastAsia" w:hAnsiTheme="majorHAnsi" w:cstheme="majorBidi"/>
          <w:b/>
          <w:color w:val="2E74B5" w:themeColor="accent1" w:themeShade="BF"/>
          <w:sz w:val="24"/>
          <w:szCs w:val="24"/>
          <w:u w:val="single"/>
        </w:rPr>
      </w:pPr>
      <w:bookmarkStart w:id="2355" w:name="_Toc444803893"/>
      <w:bookmarkEnd w:id="2355"/>
    </w:p>
    <w:p w:rsidR="00464631" w:rsidRPr="00464631" w:rsidRDefault="00464631">
      <w:pPr>
        <w:pStyle w:val="Heading2"/>
        <w:numPr>
          <w:ilvl w:val="0"/>
          <w:numId w:val="57"/>
        </w:numPr>
        <w:rPr>
          <w:b/>
          <w:sz w:val="24"/>
          <w:szCs w:val="24"/>
          <w:u w:val="single"/>
        </w:rPr>
        <w:pPrChange w:id="2356" w:author="Gaurav Dutta" w:date="2016-03-03T20:37:00Z">
          <w:pPr>
            <w:pStyle w:val="Heading2"/>
            <w:numPr>
              <w:numId w:val="13"/>
            </w:numPr>
            <w:ind w:left="360" w:hanging="360"/>
          </w:pPr>
        </w:pPrChange>
      </w:pPr>
      <w:bookmarkStart w:id="2357" w:name="_Toc444803894"/>
      <w:r w:rsidRPr="001D17A7">
        <w:rPr>
          <w:b/>
          <w:sz w:val="24"/>
          <w:szCs w:val="24"/>
          <w:u w:val="single"/>
        </w:rPr>
        <w:t xml:space="preserve">Request </w:t>
      </w:r>
      <w:r>
        <w:rPr>
          <w:b/>
          <w:sz w:val="24"/>
          <w:szCs w:val="24"/>
          <w:u w:val="single"/>
        </w:rPr>
        <w:t xml:space="preserve">for </w:t>
      </w:r>
      <w:r w:rsidRPr="00464631">
        <w:rPr>
          <w:b/>
          <w:sz w:val="24"/>
          <w:szCs w:val="24"/>
          <w:u w:val="single"/>
        </w:rPr>
        <w:t>Mortgage</w:t>
      </w:r>
      <w:bookmarkEnd w:id="2357"/>
    </w:p>
    <w:p w:rsidR="00274D2B" w:rsidRPr="00274D2B" w:rsidRDefault="00791539" w:rsidP="00274D2B">
      <w:r>
        <w:t>The allottee would request for the mortgage permission from the authority either before the lease deed execution or after the lease deed execution.</w:t>
      </w:r>
    </w:p>
    <w:p w:rsidR="00086A3B" w:rsidRDefault="002117EA" w:rsidP="00086A3B">
      <w:pPr>
        <w:pStyle w:val="ListParagraph"/>
        <w:ind w:left="360"/>
        <w:jc w:val="both"/>
      </w:pPr>
      <w:r w:rsidRPr="002117EA">
        <w:rPr>
          <w:noProof/>
          <w:lang w:bidi="hi-IN"/>
        </w:rPr>
        <w:drawing>
          <wp:inline distT="0" distB="0" distL="0" distR="0" wp14:anchorId="339E76AD" wp14:editId="613B8B49">
            <wp:extent cx="6099175" cy="5998431"/>
            <wp:effectExtent l="0" t="0" r="0" b="2540"/>
            <wp:docPr id="24" name="Picture 24" descr="C:\Users\gdutta\Desktop\Noida - PMS\Departments\Industrial New\Industr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Desktop\Noida - PMS\Departments\Industrial New\Industrial_Mortgag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rsidR="00464631" w:rsidRDefault="00445DF3">
      <w:pPr>
        <w:pStyle w:val="Heading3"/>
        <w:numPr>
          <w:ilvl w:val="1"/>
          <w:numId w:val="57"/>
        </w:numPr>
        <w:rPr>
          <w:b/>
          <w:sz w:val="22"/>
          <w:szCs w:val="22"/>
        </w:rPr>
        <w:pPrChange w:id="2358" w:author="Gaurav Dutta" w:date="2016-03-03T20:37:00Z">
          <w:pPr>
            <w:pStyle w:val="Heading3"/>
            <w:numPr>
              <w:ilvl w:val="1"/>
              <w:numId w:val="13"/>
            </w:numPr>
            <w:ind w:left="360" w:hanging="360"/>
          </w:pPr>
        </w:pPrChange>
      </w:pPr>
      <w:bookmarkStart w:id="2359" w:name="_Toc443223897"/>
      <w:del w:id="2360" w:author="Gaurav Dutta" w:date="2016-03-02T19:24:00Z">
        <w:r w:rsidRPr="00C63F78" w:rsidDel="00064BA6">
          <w:rPr>
            <w:b/>
            <w:sz w:val="22"/>
            <w:szCs w:val="22"/>
          </w:rPr>
          <w:delText xml:space="preserve">Consumer submits </w:delText>
        </w:r>
      </w:del>
      <w:bookmarkStart w:id="2361" w:name="_Toc444803895"/>
      <w:ins w:id="2362" w:author="Gaurav Dutta" w:date="2016-03-02T19:24:00Z">
        <w:r w:rsidR="00064BA6">
          <w:rPr>
            <w:b/>
            <w:sz w:val="22"/>
            <w:szCs w:val="22"/>
          </w:rPr>
          <w:t xml:space="preserve">Manage </w:t>
        </w:r>
      </w:ins>
      <w:del w:id="2363" w:author="Gaurav Dutta" w:date="2016-03-02T19:24:00Z">
        <w:r w:rsidRPr="00C63F78" w:rsidDel="00064BA6">
          <w:rPr>
            <w:b/>
            <w:sz w:val="22"/>
            <w:szCs w:val="22"/>
          </w:rPr>
          <w:delText>m</w:delText>
        </w:r>
      </w:del>
      <w:ins w:id="2364" w:author="Gaurav Dutta" w:date="2016-03-02T19:24:00Z">
        <w:r w:rsidR="00064BA6">
          <w:rPr>
            <w:b/>
            <w:sz w:val="22"/>
            <w:szCs w:val="22"/>
          </w:rPr>
          <w:t>M</w:t>
        </w:r>
      </w:ins>
      <w:r w:rsidRPr="00C63F78">
        <w:rPr>
          <w:b/>
          <w:sz w:val="22"/>
          <w:szCs w:val="22"/>
        </w:rPr>
        <w:t xml:space="preserve">ortgage </w:t>
      </w:r>
      <w:ins w:id="2365" w:author="Gaurav Dutta" w:date="2016-03-02T19:24:00Z">
        <w:r w:rsidR="00064BA6">
          <w:rPr>
            <w:b/>
            <w:sz w:val="22"/>
            <w:szCs w:val="22"/>
          </w:rPr>
          <w:t>R</w:t>
        </w:r>
      </w:ins>
      <w:del w:id="2366" w:author="Gaurav Dutta" w:date="2016-03-02T19:24:00Z">
        <w:r w:rsidRPr="00C63F78" w:rsidDel="00064BA6">
          <w:rPr>
            <w:b/>
            <w:sz w:val="22"/>
            <w:szCs w:val="22"/>
          </w:rPr>
          <w:delText>r</w:delText>
        </w:r>
      </w:del>
      <w:r w:rsidRPr="00C63F78">
        <w:rPr>
          <w:b/>
          <w:sz w:val="22"/>
          <w:szCs w:val="22"/>
        </w:rPr>
        <w:t>equest</w:t>
      </w:r>
      <w:bookmarkEnd w:id="2359"/>
      <w:bookmarkEnd w:id="2361"/>
    </w:p>
    <w:p w:rsidR="002C48AA" w:rsidRDefault="00A11F11">
      <w:pPr>
        <w:pStyle w:val="NoSpacing"/>
        <w:numPr>
          <w:ilvl w:val="2"/>
          <w:numId w:val="57"/>
        </w:numPr>
        <w:jc w:val="both"/>
        <w:rPr>
          <w:ins w:id="2367" w:author="Gaurav Dutta" w:date="2016-03-03T21:07:00Z"/>
          <w:rStyle w:val="Emphasis"/>
          <w:i w:val="0"/>
          <w:iCs w:val="0"/>
        </w:rPr>
        <w:pPrChange w:id="2368" w:author="Gaurav Dutta" w:date="2016-03-03T21:07:00Z">
          <w:pPr>
            <w:pStyle w:val="NoSpacing"/>
            <w:numPr>
              <w:ilvl w:val="2"/>
              <w:numId w:val="13"/>
            </w:numPr>
            <w:ind w:left="1440" w:hanging="720"/>
            <w:jc w:val="both"/>
          </w:pPr>
        </w:pPrChange>
      </w:pPr>
      <w:r>
        <w:rPr>
          <w:rStyle w:val="Emphasis"/>
          <w:i w:val="0"/>
        </w:rPr>
        <w:t>T</w:t>
      </w:r>
      <w:r w:rsidRPr="004772CB">
        <w:rPr>
          <w:rStyle w:val="Emphasis"/>
          <w:i w:val="0"/>
        </w:rPr>
        <w:t>he allottee duly submits the mortgage request along with the required documents, for the construction or re-construction on the plot allotted, to the concerned department at Noida Authority.</w:t>
      </w:r>
      <w:ins w:id="2369" w:author="Gaurav Dutta" w:date="2016-03-03T21:07:00Z">
        <w:r w:rsidR="002C48AA">
          <w:rPr>
            <w:rStyle w:val="Emphasis"/>
            <w:i w:val="0"/>
            <w:iCs w:val="0"/>
          </w:rPr>
          <w:t xml:space="preserve"> Key functionality:</w:t>
        </w:r>
      </w:ins>
    </w:p>
    <w:p w:rsidR="002C48AA" w:rsidRDefault="002C48AA">
      <w:pPr>
        <w:pStyle w:val="NoSpacing"/>
        <w:numPr>
          <w:ilvl w:val="3"/>
          <w:numId w:val="57"/>
        </w:numPr>
        <w:jc w:val="both"/>
        <w:rPr>
          <w:ins w:id="2370" w:author="Gaurav Dutta" w:date="2016-03-03T21:07:00Z"/>
          <w:rStyle w:val="Emphasis"/>
          <w:i w:val="0"/>
          <w:iCs w:val="0"/>
        </w:rPr>
        <w:pPrChange w:id="2371" w:author="Gaurav Dutta" w:date="2016-03-03T21:07:00Z">
          <w:pPr>
            <w:pStyle w:val="NoSpacing"/>
            <w:numPr>
              <w:ilvl w:val="2"/>
              <w:numId w:val="13"/>
            </w:numPr>
            <w:ind w:left="1440" w:hanging="720"/>
            <w:jc w:val="both"/>
          </w:pPr>
        </w:pPrChange>
      </w:pPr>
      <w:ins w:id="2372" w:author="Gaurav Dutta" w:date="2016-03-03T21:07:00Z">
        <w:r>
          <w:rPr>
            <w:rStyle w:val="Emphasis"/>
            <w:i w:val="0"/>
            <w:iCs w:val="0"/>
          </w:rPr>
          <w:t>Add Mortgage request</w:t>
        </w:r>
      </w:ins>
    </w:p>
    <w:p w:rsidR="002C48AA" w:rsidRPr="00A11F11" w:rsidRDefault="002C48AA">
      <w:pPr>
        <w:pStyle w:val="NoSpacing"/>
        <w:numPr>
          <w:ilvl w:val="3"/>
          <w:numId w:val="57"/>
        </w:numPr>
        <w:jc w:val="both"/>
        <w:pPrChange w:id="2373" w:author="Gaurav Dutta" w:date="2016-03-03T21:07:00Z">
          <w:pPr>
            <w:pStyle w:val="NoSpacing"/>
            <w:numPr>
              <w:ilvl w:val="2"/>
              <w:numId w:val="13"/>
            </w:numPr>
            <w:ind w:left="1440" w:hanging="720"/>
            <w:jc w:val="both"/>
          </w:pPr>
        </w:pPrChange>
      </w:pPr>
      <w:ins w:id="2374" w:author="Gaurav Dutta" w:date="2016-03-03T21:07:00Z">
        <w:r>
          <w:rPr>
            <w:rStyle w:val="Emphasis"/>
            <w:i w:val="0"/>
            <w:iCs w:val="0"/>
          </w:rPr>
          <w:t>Cancel Mortgage Request</w:t>
        </w:r>
      </w:ins>
    </w:p>
    <w:p w:rsidR="00445DF3" w:rsidRDefault="00445DF3" w:rsidP="00445DF3">
      <w:pPr>
        <w:pStyle w:val="ListParagraph"/>
        <w:ind w:left="360"/>
        <w:jc w:val="both"/>
      </w:pPr>
    </w:p>
    <w:p w:rsidR="00464631" w:rsidRDefault="00445DF3">
      <w:pPr>
        <w:pStyle w:val="Heading3"/>
        <w:numPr>
          <w:ilvl w:val="1"/>
          <w:numId w:val="57"/>
        </w:numPr>
        <w:rPr>
          <w:b/>
          <w:sz w:val="22"/>
          <w:szCs w:val="22"/>
        </w:rPr>
        <w:pPrChange w:id="2375" w:author="Gaurav Dutta" w:date="2016-03-03T20:37:00Z">
          <w:pPr>
            <w:pStyle w:val="Heading3"/>
            <w:numPr>
              <w:ilvl w:val="1"/>
              <w:numId w:val="13"/>
            </w:numPr>
            <w:ind w:left="360" w:hanging="360"/>
          </w:pPr>
        </w:pPrChange>
      </w:pPr>
      <w:bookmarkStart w:id="2376" w:name="_Toc443223898"/>
      <w:del w:id="2377" w:author="Gaurav Dutta" w:date="2016-03-02T19:25:00Z">
        <w:r w:rsidRPr="00C63F78" w:rsidDel="00064BA6">
          <w:rPr>
            <w:b/>
            <w:sz w:val="22"/>
            <w:szCs w:val="22"/>
          </w:rPr>
          <w:delText>Validation from Account department</w:delText>
        </w:r>
      </w:del>
      <w:bookmarkStart w:id="2378" w:name="_Toc444803896"/>
      <w:bookmarkEnd w:id="2376"/>
      <w:ins w:id="2379" w:author="Gaurav Dutta" w:date="2016-03-02T19:25:00Z">
        <w:r w:rsidR="00064BA6">
          <w:rPr>
            <w:b/>
            <w:sz w:val="22"/>
            <w:szCs w:val="22"/>
          </w:rPr>
          <w:t>M</w:t>
        </w:r>
      </w:ins>
      <w:ins w:id="2380" w:author="Gaurav Dutta" w:date="2016-03-03T21:07:00Z">
        <w:r w:rsidR="002C48AA">
          <w:rPr>
            <w:b/>
            <w:sz w:val="22"/>
            <w:szCs w:val="22"/>
          </w:rPr>
          <w:t>ortgage</w:t>
        </w:r>
      </w:ins>
      <w:ins w:id="2381" w:author="Gaurav Dutta" w:date="2016-03-02T19:25:00Z">
        <w:r w:rsidR="00064BA6">
          <w:rPr>
            <w:b/>
            <w:sz w:val="22"/>
            <w:szCs w:val="22"/>
          </w:rPr>
          <w:t xml:space="preserve"> Approval</w:t>
        </w:r>
      </w:ins>
      <w:bookmarkEnd w:id="2378"/>
    </w:p>
    <w:p w:rsidR="00464631" w:rsidRPr="004772CB" w:rsidRDefault="009954E6">
      <w:pPr>
        <w:pStyle w:val="NoSpacing"/>
        <w:numPr>
          <w:ilvl w:val="2"/>
          <w:numId w:val="57"/>
        </w:numPr>
        <w:jc w:val="both"/>
        <w:rPr>
          <w:rStyle w:val="Emphasis"/>
          <w:i w:val="0"/>
        </w:rPr>
        <w:pPrChange w:id="2382" w:author="Gaurav Dutta" w:date="2016-03-03T20:37:00Z">
          <w:pPr>
            <w:pStyle w:val="NoSpacing"/>
            <w:numPr>
              <w:ilvl w:val="2"/>
              <w:numId w:val="13"/>
            </w:numPr>
            <w:ind w:left="1440" w:hanging="720"/>
            <w:jc w:val="both"/>
          </w:pPr>
        </w:pPrChange>
      </w:pPr>
      <w:r w:rsidRPr="004772CB">
        <w:rPr>
          <w:rStyle w:val="Emphasis"/>
          <w:i w:val="0"/>
        </w:rPr>
        <w:t xml:space="preserve">The assistant </w:t>
      </w:r>
      <w:r w:rsidR="005F6DB4" w:rsidRPr="004772CB">
        <w:rPr>
          <w:rStyle w:val="Emphasis"/>
          <w:i w:val="0"/>
        </w:rPr>
        <w:t>receives</w:t>
      </w:r>
      <w:r w:rsidRPr="004772CB">
        <w:rPr>
          <w:rStyle w:val="Emphasis"/>
          <w:i w:val="0"/>
        </w:rPr>
        <w:t xml:space="preserve"> the </w:t>
      </w:r>
      <w:r w:rsidR="005F6DB4" w:rsidRPr="004772CB">
        <w:rPr>
          <w:rStyle w:val="Emphasis"/>
          <w:i w:val="0"/>
        </w:rPr>
        <w:t>mortgage request and would send the same to account department to validate the allottee’s account details for any pending dues.</w:t>
      </w:r>
    </w:p>
    <w:p w:rsidR="005F6DB4" w:rsidDel="00064BA6" w:rsidRDefault="005F6DB4">
      <w:pPr>
        <w:pStyle w:val="NoSpacing"/>
        <w:numPr>
          <w:ilvl w:val="3"/>
          <w:numId w:val="57"/>
        </w:numPr>
        <w:jc w:val="both"/>
        <w:rPr>
          <w:del w:id="2383" w:author="Gaurav Dutta" w:date="2016-03-02T19:25:00Z"/>
          <w:rStyle w:val="Emphasis"/>
          <w:i w:val="0"/>
        </w:rPr>
        <w:pPrChange w:id="2384" w:author="Gaurav Dutta" w:date="2016-03-03T20:37:00Z">
          <w:pPr>
            <w:pStyle w:val="NoSpacing"/>
            <w:numPr>
              <w:ilvl w:val="2"/>
              <w:numId w:val="13"/>
            </w:numPr>
            <w:ind w:left="1440" w:hanging="720"/>
            <w:jc w:val="both"/>
          </w:pPr>
        </w:pPrChange>
      </w:pPr>
      <w:r w:rsidRPr="004772CB">
        <w:rPr>
          <w:rStyle w:val="Emphasis"/>
          <w:i w:val="0"/>
        </w:rPr>
        <w:lastRenderedPageBreak/>
        <w:t>The account department would verify the allottee’s account details. In case of no pending dues, the account department would issue a No Dues certificate.</w:t>
      </w:r>
    </w:p>
    <w:p w:rsidR="00064BA6" w:rsidRPr="004772CB" w:rsidRDefault="00064BA6">
      <w:pPr>
        <w:pStyle w:val="NoSpacing"/>
        <w:numPr>
          <w:ilvl w:val="3"/>
          <w:numId w:val="57"/>
        </w:numPr>
        <w:jc w:val="both"/>
        <w:rPr>
          <w:ins w:id="2385" w:author="Gaurav Dutta" w:date="2016-03-02T19:25:00Z"/>
          <w:rStyle w:val="Emphasis"/>
          <w:i w:val="0"/>
        </w:rPr>
        <w:pPrChange w:id="2386" w:author="Gaurav Dutta" w:date="2016-03-03T20:37:00Z">
          <w:pPr>
            <w:pStyle w:val="NoSpacing"/>
            <w:numPr>
              <w:ilvl w:val="3"/>
              <w:numId w:val="13"/>
            </w:numPr>
            <w:ind w:left="2160" w:hanging="720"/>
            <w:jc w:val="both"/>
          </w:pPr>
        </w:pPrChange>
      </w:pPr>
    </w:p>
    <w:p w:rsidR="00464631" w:rsidRPr="00064BA6" w:rsidDel="00064BA6" w:rsidRDefault="00464631">
      <w:pPr>
        <w:pStyle w:val="NoSpacing"/>
        <w:numPr>
          <w:ilvl w:val="3"/>
          <w:numId w:val="57"/>
        </w:numPr>
        <w:jc w:val="both"/>
        <w:rPr>
          <w:del w:id="2387" w:author="Gaurav Dutta" w:date="2016-03-02T19:25:00Z"/>
          <w:b/>
          <w:rPrChange w:id="2388" w:author="Gaurav Dutta" w:date="2016-03-02T19:25:00Z">
            <w:rPr>
              <w:del w:id="2389" w:author="Gaurav Dutta" w:date="2016-03-02T19:25:00Z"/>
            </w:rPr>
          </w:rPrChange>
        </w:rPr>
        <w:pPrChange w:id="2390" w:author="Gaurav Dutta" w:date="2016-03-03T20:37:00Z">
          <w:pPr>
            <w:pStyle w:val="Heading3"/>
            <w:ind w:left="360"/>
          </w:pPr>
        </w:pPrChange>
      </w:pPr>
      <w:bookmarkStart w:id="2391" w:name="_Toc443223899"/>
    </w:p>
    <w:p w:rsidR="00464631" w:rsidDel="00064BA6" w:rsidRDefault="00445DF3">
      <w:pPr>
        <w:pStyle w:val="NoSpacing"/>
        <w:numPr>
          <w:ilvl w:val="0"/>
          <w:numId w:val="57"/>
        </w:numPr>
        <w:rPr>
          <w:del w:id="2392" w:author="Gaurav Dutta" w:date="2016-03-02T19:25:00Z"/>
        </w:rPr>
        <w:pPrChange w:id="2393" w:author="Gaurav Dutta" w:date="2016-03-03T20:37:00Z">
          <w:pPr>
            <w:pStyle w:val="Heading3"/>
            <w:numPr>
              <w:ilvl w:val="1"/>
              <w:numId w:val="13"/>
            </w:numPr>
            <w:ind w:left="360" w:hanging="360"/>
          </w:pPr>
        </w:pPrChange>
      </w:pPr>
      <w:del w:id="2394" w:author="Gaurav Dutta" w:date="2016-03-02T19:25:00Z">
        <w:r w:rsidRPr="00C63F78" w:rsidDel="00064BA6">
          <w:delText>Approval from Manager</w:delText>
        </w:r>
        <w:bookmarkEnd w:id="2391"/>
      </w:del>
    </w:p>
    <w:p w:rsidR="002C48AA" w:rsidRDefault="005F6DB4">
      <w:pPr>
        <w:pStyle w:val="NoSpacing"/>
        <w:numPr>
          <w:ilvl w:val="3"/>
          <w:numId w:val="57"/>
        </w:numPr>
        <w:jc w:val="both"/>
        <w:rPr>
          <w:ins w:id="2395" w:author="Gaurav Dutta" w:date="2016-03-03T21:08:00Z"/>
          <w:rStyle w:val="Emphasis"/>
          <w:i w:val="0"/>
        </w:rPr>
        <w:pPrChange w:id="2396" w:author="Gaurav Dutta" w:date="2016-03-03T21:08:00Z">
          <w:pPr>
            <w:pStyle w:val="NoSpacing"/>
            <w:numPr>
              <w:ilvl w:val="2"/>
              <w:numId w:val="13"/>
            </w:numPr>
            <w:ind w:left="1440" w:hanging="720"/>
            <w:jc w:val="both"/>
          </w:pPr>
        </w:pPrChange>
      </w:pPr>
      <w:r w:rsidRPr="00064BA6">
        <w:rPr>
          <w:rStyle w:val="Emphasis"/>
          <w:i w:val="0"/>
        </w:rPr>
        <w:t>After receiving the confirmation from accounts, the assistant would send the mortgage request to the manager for his approval.</w:t>
      </w:r>
    </w:p>
    <w:p w:rsidR="002C48AA" w:rsidRPr="002C48AA" w:rsidDel="002C48AA" w:rsidRDefault="002C48AA">
      <w:pPr>
        <w:pStyle w:val="NoSpacing"/>
        <w:numPr>
          <w:ilvl w:val="3"/>
          <w:numId w:val="57"/>
        </w:numPr>
        <w:jc w:val="both"/>
        <w:rPr>
          <w:del w:id="2397" w:author="Gaurav Dutta" w:date="2016-03-03T21:09:00Z"/>
          <w:rStyle w:val="Emphasis"/>
          <w:i w:val="0"/>
        </w:rPr>
        <w:pPrChange w:id="2398" w:author="Gaurav Dutta" w:date="2016-03-03T21:08:00Z">
          <w:pPr>
            <w:pStyle w:val="NoSpacing"/>
            <w:numPr>
              <w:ilvl w:val="2"/>
              <w:numId w:val="13"/>
            </w:numPr>
            <w:ind w:left="1440" w:hanging="720"/>
            <w:jc w:val="both"/>
          </w:pPr>
        </w:pPrChange>
      </w:pPr>
    </w:p>
    <w:p w:rsidR="00464631" w:rsidRDefault="00464631" w:rsidP="00445DF3">
      <w:pPr>
        <w:pStyle w:val="Heading3"/>
        <w:ind w:left="360"/>
        <w:rPr>
          <w:b/>
          <w:sz w:val="22"/>
          <w:szCs w:val="22"/>
        </w:rPr>
      </w:pPr>
      <w:bookmarkStart w:id="2399" w:name="_Toc443223900"/>
    </w:p>
    <w:p w:rsidR="00464631" w:rsidRDefault="00445DF3">
      <w:pPr>
        <w:pStyle w:val="Heading3"/>
        <w:numPr>
          <w:ilvl w:val="1"/>
          <w:numId w:val="57"/>
        </w:numPr>
        <w:rPr>
          <w:b/>
          <w:sz w:val="22"/>
          <w:szCs w:val="22"/>
        </w:rPr>
        <w:pPrChange w:id="2400" w:author="Gaurav Dutta" w:date="2016-03-03T20:37:00Z">
          <w:pPr>
            <w:pStyle w:val="Heading3"/>
            <w:numPr>
              <w:ilvl w:val="1"/>
              <w:numId w:val="13"/>
            </w:numPr>
            <w:ind w:left="360" w:hanging="360"/>
          </w:pPr>
        </w:pPrChange>
      </w:pPr>
      <w:bookmarkStart w:id="2401" w:name="_Toc444803897"/>
      <w:r w:rsidRPr="00C63F78">
        <w:rPr>
          <w:b/>
          <w:sz w:val="22"/>
          <w:szCs w:val="22"/>
        </w:rPr>
        <w:t>Mortgage Letter Issuance</w:t>
      </w:r>
      <w:bookmarkEnd w:id="2399"/>
      <w:bookmarkEnd w:id="2401"/>
    </w:p>
    <w:p w:rsidR="00464631" w:rsidRPr="004772CB" w:rsidRDefault="005F6DB4">
      <w:pPr>
        <w:pStyle w:val="NoSpacing"/>
        <w:numPr>
          <w:ilvl w:val="2"/>
          <w:numId w:val="57"/>
        </w:numPr>
        <w:jc w:val="both"/>
        <w:rPr>
          <w:rStyle w:val="Emphasis"/>
          <w:i w:val="0"/>
        </w:rPr>
        <w:pPrChange w:id="2402" w:author="Gaurav Dutta" w:date="2016-03-03T20:37:00Z">
          <w:pPr>
            <w:pStyle w:val="NoSpacing"/>
            <w:numPr>
              <w:ilvl w:val="2"/>
              <w:numId w:val="13"/>
            </w:numPr>
            <w:ind w:left="1440" w:hanging="720"/>
            <w:jc w:val="both"/>
          </w:pPr>
        </w:pPrChange>
      </w:pPr>
      <w:r w:rsidRPr="004772CB">
        <w:rPr>
          <w:rStyle w:val="Emphasis"/>
          <w:i w:val="0"/>
        </w:rPr>
        <w:t xml:space="preserve">Once the manager approves the mortgage request, the assistant would issue the Mortgage letter to the </w:t>
      </w:r>
      <w:r w:rsidR="00A0227B">
        <w:rPr>
          <w:rStyle w:val="Emphasis"/>
          <w:i w:val="0"/>
        </w:rPr>
        <w:t>Allottee</w:t>
      </w:r>
      <w:r w:rsidRPr="004772CB">
        <w:rPr>
          <w:rStyle w:val="Emphasis"/>
          <w:i w:val="0"/>
        </w:rPr>
        <w:t>.</w:t>
      </w:r>
    </w:p>
    <w:p w:rsidR="005F6DB4" w:rsidRDefault="005F6DB4">
      <w:pPr>
        <w:pStyle w:val="NoSpacing"/>
        <w:numPr>
          <w:ilvl w:val="2"/>
          <w:numId w:val="57"/>
        </w:numPr>
        <w:jc w:val="both"/>
        <w:rPr>
          <w:ins w:id="2403" w:author="Gaurav Dutta" w:date="2016-03-03T21:10:00Z"/>
          <w:rStyle w:val="Emphasis"/>
          <w:i w:val="0"/>
        </w:rPr>
        <w:pPrChange w:id="2404" w:author="Gaurav Dutta" w:date="2016-03-03T20:37:00Z">
          <w:pPr>
            <w:pStyle w:val="NoSpacing"/>
            <w:numPr>
              <w:ilvl w:val="2"/>
              <w:numId w:val="13"/>
            </w:numPr>
            <w:ind w:left="1440" w:hanging="720"/>
            <w:jc w:val="both"/>
          </w:pPr>
        </w:pPrChange>
      </w:pPr>
      <w:r w:rsidRPr="004772CB">
        <w:rPr>
          <w:rStyle w:val="Emphasis"/>
          <w:i w:val="0"/>
        </w:rPr>
        <w:t xml:space="preserve">In case any previous mortgage exists, the assistant would notify the </w:t>
      </w:r>
      <w:r w:rsidR="00A0227B">
        <w:rPr>
          <w:rStyle w:val="Emphasis"/>
          <w:i w:val="0"/>
        </w:rPr>
        <w:t>Allottee</w:t>
      </w:r>
      <w:r w:rsidRPr="004772CB">
        <w:rPr>
          <w:rStyle w:val="Emphasis"/>
          <w:i w:val="0"/>
        </w:rPr>
        <w:t xml:space="preserve"> to clear the previous dues first before applying for fresh mortgage.</w:t>
      </w:r>
    </w:p>
    <w:p w:rsidR="002C48AA" w:rsidRDefault="002C48AA">
      <w:pPr>
        <w:pStyle w:val="NoSpacing"/>
        <w:ind w:left="1440"/>
        <w:jc w:val="both"/>
        <w:rPr>
          <w:ins w:id="2405" w:author="Gaurav Dutta" w:date="2016-03-03T21:10:00Z"/>
          <w:rStyle w:val="Emphasis"/>
          <w:i w:val="0"/>
        </w:rPr>
        <w:pPrChange w:id="2406" w:author="Gaurav Dutta" w:date="2016-03-03T21:10:00Z">
          <w:pPr>
            <w:pStyle w:val="NoSpacing"/>
            <w:numPr>
              <w:ilvl w:val="2"/>
              <w:numId w:val="13"/>
            </w:numPr>
            <w:ind w:left="1440" w:hanging="720"/>
            <w:jc w:val="both"/>
          </w:pPr>
        </w:pPrChange>
      </w:pPr>
    </w:p>
    <w:p w:rsidR="002C48AA" w:rsidRDefault="002C48AA">
      <w:pPr>
        <w:pStyle w:val="NoSpacing"/>
        <w:ind w:left="1440"/>
        <w:jc w:val="both"/>
        <w:rPr>
          <w:ins w:id="2407" w:author="Gaurav Dutta" w:date="2016-03-03T21:10:00Z"/>
          <w:rStyle w:val="Emphasis"/>
          <w:i w:val="0"/>
        </w:rPr>
        <w:pPrChange w:id="2408" w:author="Gaurav Dutta" w:date="2016-03-03T21:10:00Z">
          <w:pPr>
            <w:pStyle w:val="NoSpacing"/>
            <w:numPr>
              <w:ilvl w:val="2"/>
              <w:numId w:val="13"/>
            </w:numPr>
            <w:ind w:left="1440" w:hanging="720"/>
            <w:jc w:val="both"/>
          </w:pPr>
        </w:pPrChange>
      </w:pPr>
      <w:ins w:id="2409" w:author="Gaurav Dutta" w:date="2016-03-03T21:10:00Z">
        <w:r>
          <w:rPr>
            <w:rStyle w:val="Emphasis"/>
            <w:i w:val="0"/>
          </w:rPr>
          <w:t>Key functionalities involved:</w:t>
        </w:r>
      </w:ins>
    </w:p>
    <w:p w:rsidR="002C48AA" w:rsidRDefault="002C48AA">
      <w:pPr>
        <w:pStyle w:val="NoSpacing"/>
        <w:numPr>
          <w:ilvl w:val="3"/>
          <w:numId w:val="57"/>
        </w:numPr>
        <w:jc w:val="both"/>
        <w:rPr>
          <w:ins w:id="2410" w:author="Gaurav Dutta" w:date="2016-03-03T21:14:00Z"/>
          <w:rStyle w:val="Emphasis"/>
          <w:i w:val="0"/>
        </w:rPr>
        <w:pPrChange w:id="2411" w:author="Gaurav Dutta" w:date="2016-03-03T21:11:00Z">
          <w:pPr>
            <w:pStyle w:val="NoSpacing"/>
            <w:numPr>
              <w:ilvl w:val="2"/>
              <w:numId w:val="13"/>
            </w:numPr>
            <w:ind w:left="1440" w:hanging="720"/>
            <w:jc w:val="both"/>
          </w:pPr>
        </w:pPrChange>
      </w:pPr>
      <w:ins w:id="2412" w:author="Gaurav Dutta" w:date="2016-03-03T21:11:00Z">
        <w:r>
          <w:rPr>
            <w:rStyle w:val="Emphasis"/>
            <w:i w:val="0"/>
          </w:rPr>
          <w:t>Auto-generation of Mortgage letter</w:t>
        </w:r>
      </w:ins>
    </w:p>
    <w:p w:rsidR="002C48AA" w:rsidRDefault="002C48AA">
      <w:pPr>
        <w:pStyle w:val="NoSpacing"/>
        <w:numPr>
          <w:ilvl w:val="3"/>
          <w:numId w:val="57"/>
        </w:numPr>
        <w:jc w:val="both"/>
        <w:rPr>
          <w:ins w:id="2413" w:author="Gaurav Dutta" w:date="2016-03-03T21:11:00Z"/>
          <w:rStyle w:val="Emphasis"/>
          <w:i w:val="0"/>
        </w:rPr>
        <w:pPrChange w:id="2414" w:author="Gaurav Dutta" w:date="2016-03-03T21:11:00Z">
          <w:pPr>
            <w:pStyle w:val="NoSpacing"/>
            <w:numPr>
              <w:ilvl w:val="2"/>
              <w:numId w:val="13"/>
            </w:numPr>
            <w:ind w:left="1440" w:hanging="720"/>
            <w:jc w:val="both"/>
          </w:pPr>
        </w:pPrChange>
      </w:pPr>
      <w:ins w:id="2415" w:author="Gaurav Dutta" w:date="2016-03-03T21:14:00Z">
        <w:r>
          <w:rPr>
            <w:rStyle w:val="Emphasis"/>
            <w:i w:val="0"/>
          </w:rPr>
          <w:t>Dues</w:t>
        </w:r>
      </w:ins>
      <w:ins w:id="2416" w:author="Gaurav Dutta" w:date="2016-03-03T21:15:00Z">
        <w:r>
          <w:rPr>
            <w:rStyle w:val="Emphasis"/>
            <w:i w:val="0"/>
          </w:rPr>
          <w:t>/No Dues</w:t>
        </w:r>
      </w:ins>
      <w:ins w:id="2417" w:author="Gaurav Dutta" w:date="2016-03-03T21:14:00Z">
        <w:r>
          <w:rPr>
            <w:rStyle w:val="Emphasis"/>
            <w:i w:val="0"/>
          </w:rPr>
          <w:t xml:space="preserve"> status would be updated on the system.</w:t>
        </w:r>
      </w:ins>
    </w:p>
    <w:p w:rsidR="002C48AA" w:rsidRPr="004772CB" w:rsidRDefault="002C48AA">
      <w:pPr>
        <w:pStyle w:val="NoSpacing"/>
        <w:numPr>
          <w:ilvl w:val="3"/>
          <w:numId w:val="57"/>
        </w:numPr>
        <w:jc w:val="both"/>
        <w:rPr>
          <w:rStyle w:val="Emphasis"/>
          <w:i w:val="0"/>
        </w:rPr>
        <w:pPrChange w:id="2418" w:author="Gaurav Dutta" w:date="2016-03-03T21:11:00Z">
          <w:pPr>
            <w:pStyle w:val="NoSpacing"/>
            <w:numPr>
              <w:ilvl w:val="2"/>
              <w:numId w:val="13"/>
            </w:numPr>
            <w:ind w:left="1440" w:hanging="720"/>
            <w:jc w:val="both"/>
          </w:pPr>
        </w:pPrChange>
      </w:pPr>
      <w:ins w:id="2419" w:author="Gaurav Dutta" w:date="2016-03-03T21:11:00Z">
        <w:r>
          <w:rPr>
            <w:rStyle w:val="Emphasis"/>
            <w:i w:val="0"/>
          </w:rPr>
          <w:t>Email</w:t>
        </w:r>
      </w:ins>
      <w:ins w:id="2420" w:author="Gaurav Dutta" w:date="2016-03-03T21:12:00Z">
        <w:r>
          <w:rPr>
            <w:rStyle w:val="Emphasis"/>
            <w:i w:val="0"/>
          </w:rPr>
          <w:t>/sms</w:t>
        </w:r>
      </w:ins>
      <w:ins w:id="2421" w:author="Gaurav Dutta" w:date="2016-03-03T21:11:00Z">
        <w:r>
          <w:rPr>
            <w:rStyle w:val="Emphasis"/>
            <w:i w:val="0"/>
          </w:rPr>
          <w:t xml:space="preserve"> notification to allottee to clear the previous dues first before applying for fresh mortgage. </w:t>
        </w:r>
      </w:ins>
    </w:p>
    <w:p w:rsidR="00464631" w:rsidRPr="00A11F11" w:rsidRDefault="00464631" w:rsidP="00A11F11">
      <w:pPr>
        <w:pStyle w:val="NoSpacing"/>
        <w:ind w:left="1440"/>
        <w:jc w:val="both"/>
        <w:rPr>
          <w:rStyle w:val="Emphasis"/>
        </w:rPr>
      </w:pPr>
      <w:bookmarkStart w:id="2422" w:name="_Toc443223901"/>
    </w:p>
    <w:p w:rsidR="00445DF3" w:rsidRPr="00C63F78" w:rsidRDefault="00445DF3">
      <w:pPr>
        <w:pStyle w:val="Heading3"/>
        <w:numPr>
          <w:ilvl w:val="1"/>
          <w:numId w:val="57"/>
        </w:numPr>
        <w:rPr>
          <w:b/>
          <w:sz w:val="22"/>
          <w:szCs w:val="22"/>
        </w:rPr>
        <w:pPrChange w:id="2423" w:author="Gaurav Dutta" w:date="2016-03-03T20:37:00Z">
          <w:pPr>
            <w:pStyle w:val="Heading3"/>
            <w:numPr>
              <w:ilvl w:val="1"/>
              <w:numId w:val="13"/>
            </w:numPr>
            <w:ind w:left="360" w:hanging="360"/>
          </w:pPr>
        </w:pPrChange>
      </w:pPr>
      <w:bookmarkStart w:id="2424" w:name="_Toc444803898"/>
      <w:r w:rsidRPr="00C63F78">
        <w:rPr>
          <w:b/>
          <w:sz w:val="22"/>
          <w:szCs w:val="22"/>
        </w:rPr>
        <w:t>Business Rules for Mortgage</w:t>
      </w:r>
      <w:bookmarkEnd w:id="2422"/>
      <w:bookmarkEnd w:id="2424"/>
    </w:p>
    <w:p w:rsidR="00445DF3" w:rsidRPr="004772CB" w:rsidRDefault="00445DF3" w:rsidP="008F19E4">
      <w:pPr>
        <w:pStyle w:val="BodyTextIndent3"/>
        <w:numPr>
          <w:ilvl w:val="0"/>
          <w:numId w:val="21"/>
        </w:numPr>
        <w:spacing w:after="0" w:line="240" w:lineRule="auto"/>
        <w:jc w:val="both"/>
        <w:rPr>
          <w:rStyle w:val="Emphasis"/>
          <w:i w:val="0"/>
          <w:sz w:val="22"/>
          <w:szCs w:val="22"/>
        </w:rPr>
      </w:pPr>
      <w:r w:rsidRPr="004772CB">
        <w:rPr>
          <w:rStyle w:val="Emphasis"/>
          <w:i w:val="0"/>
          <w:sz w:val="22"/>
          <w:szCs w:val="22"/>
        </w:rPr>
        <w:t>Mortgage is permitted where property is live and time limit for construction exists. No prior mortgage permission is required in cases where full premium along</w:t>
      </w:r>
      <w:ins w:id="2425" w:author="Ankit Jain" w:date="2016-03-08T17:49:00Z">
        <w:r w:rsidR="00B23B52">
          <w:rPr>
            <w:rStyle w:val="Emphasis"/>
            <w:i w:val="0"/>
            <w:sz w:val="22"/>
            <w:szCs w:val="22"/>
          </w:rPr>
          <w:t xml:space="preserve"> </w:t>
        </w:r>
      </w:ins>
      <w:bookmarkStart w:id="2426" w:name="_GoBack"/>
      <w:bookmarkEnd w:id="2426"/>
      <w:r w:rsidRPr="004772CB">
        <w:rPr>
          <w:rStyle w:val="Emphasis"/>
          <w:i w:val="0"/>
          <w:sz w:val="22"/>
          <w:szCs w:val="22"/>
        </w:rPr>
        <w:t>with interest and one time lease rent has been paid.</w:t>
      </w:r>
    </w:p>
    <w:p w:rsidR="00445DF3" w:rsidRPr="004772CB" w:rsidRDefault="00445DF3" w:rsidP="008F19E4">
      <w:pPr>
        <w:pStyle w:val="BodyTextIndent3"/>
        <w:numPr>
          <w:ilvl w:val="0"/>
          <w:numId w:val="21"/>
        </w:numPr>
        <w:spacing w:after="0" w:line="240" w:lineRule="auto"/>
        <w:jc w:val="both"/>
        <w:rPr>
          <w:rStyle w:val="Emphasis"/>
          <w:i w:val="0"/>
          <w:sz w:val="22"/>
          <w:szCs w:val="22"/>
        </w:rPr>
      </w:pPr>
      <w:r w:rsidRPr="004772CB">
        <w:rPr>
          <w:rStyle w:val="Emphasis"/>
          <w:i w:val="0"/>
          <w:sz w:val="22"/>
          <w:szCs w:val="22"/>
        </w:rPr>
        <w:t>Permission for collateral security would only be granted in cases where the unit has already been declared functional by the Authority. For the purpose of granting collateral security, processing fee would be charged as per the rule.</w:t>
      </w:r>
      <w:ins w:id="2427" w:author="Gaurav Dutta" w:date="2016-03-03T21:10:00Z">
        <w:r w:rsidR="002C48AA">
          <w:rPr>
            <w:rStyle w:val="Emphasis"/>
            <w:i w:val="0"/>
            <w:sz w:val="22"/>
            <w:szCs w:val="22"/>
          </w:rPr>
          <w:t xml:space="preserve"> Processing charges are </w:t>
        </w:r>
      </w:ins>
    </w:p>
    <w:p w:rsidR="00445DF3" w:rsidRPr="00160A0F" w:rsidRDefault="00445DF3" w:rsidP="008F19E4">
      <w:pPr>
        <w:pStyle w:val="BodyTextIndent3"/>
        <w:numPr>
          <w:ilvl w:val="0"/>
          <w:numId w:val="21"/>
        </w:numPr>
        <w:spacing w:after="0" w:line="240" w:lineRule="auto"/>
        <w:jc w:val="both"/>
        <w:rPr>
          <w:rStyle w:val="Emphasis"/>
          <w:i w:val="0"/>
          <w:sz w:val="22"/>
          <w:szCs w:val="22"/>
        </w:rPr>
      </w:pPr>
      <w:r w:rsidRPr="004772CB">
        <w:rPr>
          <w:rStyle w:val="Emphasis"/>
          <w:i w:val="0"/>
          <w:sz w:val="22"/>
          <w:szCs w:val="22"/>
        </w:rPr>
        <w:t>Mortgage is permitted for financing the project on the industrial premises proposed for mortgage.</w:t>
      </w:r>
    </w:p>
    <w:p w:rsidR="003E370D" w:rsidRDefault="003E370D"/>
    <w:p w:rsidR="00523903" w:rsidRDefault="00523903" w:rsidP="00523903">
      <w:pPr>
        <w:jc w:val="both"/>
      </w:pPr>
    </w:p>
    <w:p w:rsidR="00B9613C" w:rsidRDefault="00B9613C" w:rsidP="00FD378F"/>
    <w:p w:rsidR="00B9613C" w:rsidRDefault="00B9613C"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A11F11" w:rsidRDefault="00A11F11" w:rsidP="00FD378F"/>
    <w:p w:rsidR="00660E54" w:rsidRDefault="00660E54" w:rsidP="00FD378F"/>
    <w:p w:rsidR="00A11F11" w:rsidRDefault="00A11F11" w:rsidP="00FD378F"/>
    <w:p w:rsidR="00A11F11" w:rsidRDefault="00A11F11" w:rsidP="00FD378F"/>
    <w:p w:rsidR="00F36E6A" w:rsidRDefault="00F36E6A" w:rsidP="00FD378F"/>
    <w:p w:rsidR="00000136" w:rsidDel="002C48AA" w:rsidRDefault="00000136" w:rsidP="00FD378F">
      <w:pPr>
        <w:rPr>
          <w:del w:id="2428" w:author="Gaurav Dutta" w:date="2016-03-03T21:13:00Z"/>
        </w:rPr>
      </w:pPr>
    </w:p>
    <w:p w:rsidR="00F36E6A" w:rsidDel="002C48AA" w:rsidRDefault="00F36E6A" w:rsidP="00FD378F">
      <w:pPr>
        <w:rPr>
          <w:del w:id="2429" w:author="Gaurav Dutta" w:date="2016-03-03T21:13:00Z"/>
        </w:rPr>
      </w:pPr>
    </w:p>
    <w:p w:rsidR="00F36E6A" w:rsidDel="002C48AA" w:rsidRDefault="00F36E6A" w:rsidP="00FD378F">
      <w:pPr>
        <w:rPr>
          <w:del w:id="2430" w:author="Gaurav Dutta" w:date="2016-03-03T21:13:00Z"/>
        </w:rPr>
      </w:pPr>
    </w:p>
    <w:p w:rsidR="00F36E6A" w:rsidRDefault="00F36E6A" w:rsidP="00FD378F"/>
    <w:p w:rsidR="00885EED" w:rsidRDefault="00885EED">
      <w:pPr>
        <w:pStyle w:val="Heading2"/>
        <w:numPr>
          <w:ilvl w:val="0"/>
          <w:numId w:val="57"/>
        </w:numPr>
        <w:rPr>
          <w:b/>
          <w:sz w:val="24"/>
          <w:szCs w:val="24"/>
          <w:u w:val="single"/>
        </w:rPr>
        <w:pPrChange w:id="2431" w:author="Gaurav Dutta" w:date="2016-03-03T20:37:00Z">
          <w:pPr>
            <w:pStyle w:val="Heading2"/>
            <w:numPr>
              <w:numId w:val="13"/>
            </w:numPr>
            <w:ind w:left="360" w:hanging="360"/>
          </w:pPr>
        </w:pPrChange>
      </w:pPr>
      <w:bookmarkStart w:id="2432" w:name="_Toc444803899"/>
      <w:r w:rsidRPr="00977F4D">
        <w:rPr>
          <w:b/>
          <w:sz w:val="24"/>
          <w:szCs w:val="24"/>
          <w:u w:val="single"/>
        </w:rPr>
        <w:lastRenderedPageBreak/>
        <w:t>Request for Change in Constitution</w:t>
      </w:r>
      <w:bookmarkEnd w:id="2432"/>
    </w:p>
    <w:p w:rsidR="00885EED" w:rsidRDefault="007351B9" w:rsidP="00F05C35">
      <w:r>
        <w:t>The allottee would request for Change in Constitution letter in following situations:</w:t>
      </w:r>
    </w:p>
    <w:p w:rsidR="007351B9" w:rsidRPr="007351B9" w:rsidRDefault="007351B9" w:rsidP="007351B9">
      <w:pPr>
        <w:pStyle w:val="ListParagraph"/>
        <w:numPr>
          <w:ilvl w:val="0"/>
          <w:numId w:val="31"/>
        </w:numPr>
        <w:spacing w:after="0" w:line="240" w:lineRule="auto"/>
      </w:pPr>
      <w:r w:rsidRPr="007351B9">
        <w:t>The Place of business may change</w:t>
      </w:r>
    </w:p>
    <w:p w:rsidR="007351B9" w:rsidRPr="007351B9" w:rsidRDefault="007351B9" w:rsidP="007351B9">
      <w:pPr>
        <w:pStyle w:val="ListParagraph"/>
        <w:numPr>
          <w:ilvl w:val="0"/>
          <w:numId w:val="31"/>
        </w:numPr>
        <w:spacing w:after="0" w:line="240" w:lineRule="auto"/>
      </w:pPr>
      <w:r w:rsidRPr="007351B9">
        <w:t>The Partners may decide to change the name of the Firm</w:t>
      </w:r>
    </w:p>
    <w:p w:rsidR="007351B9" w:rsidRPr="007351B9" w:rsidRDefault="007351B9" w:rsidP="007351B9">
      <w:pPr>
        <w:pStyle w:val="ListParagraph"/>
        <w:numPr>
          <w:ilvl w:val="0"/>
          <w:numId w:val="31"/>
        </w:numPr>
        <w:spacing w:after="0" w:line="240" w:lineRule="auto"/>
      </w:pPr>
      <w:r w:rsidRPr="007351B9">
        <w:t>There may be admission of new partners in the Firm</w:t>
      </w:r>
    </w:p>
    <w:p w:rsidR="007351B9" w:rsidRPr="007351B9" w:rsidRDefault="007351B9" w:rsidP="007351B9">
      <w:pPr>
        <w:pStyle w:val="ListParagraph"/>
        <w:numPr>
          <w:ilvl w:val="0"/>
          <w:numId w:val="31"/>
        </w:numPr>
        <w:spacing w:after="0" w:line="240" w:lineRule="auto"/>
      </w:pPr>
      <w:r w:rsidRPr="007351B9">
        <w:t>The old partners may resign or leave from the Firm</w:t>
      </w:r>
    </w:p>
    <w:p w:rsidR="007351B9" w:rsidRPr="007351B9" w:rsidRDefault="007351B9" w:rsidP="007351B9">
      <w:pPr>
        <w:pStyle w:val="ListParagraph"/>
        <w:numPr>
          <w:ilvl w:val="0"/>
          <w:numId w:val="31"/>
        </w:numPr>
        <w:spacing w:after="0" w:line="240" w:lineRule="auto"/>
      </w:pPr>
      <w:r w:rsidRPr="007351B9">
        <w:t>There may be change in the name and permanent address of the partners</w:t>
      </w:r>
    </w:p>
    <w:p w:rsidR="007351B9" w:rsidRDefault="007351B9" w:rsidP="007351B9">
      <w:pPr>
        <w:pStyle w:val="ListParagraph"/>
        <w:numPr>
          <w:ilvl w:val="0"/>
          <w:numId w:val="31"/>
        </w:numPr>
      </w:pPr>
      <w:r w:rsidRPr="007351B9">
        <w:t>The minor Partner entered at time of constitution of firm may get the majority etc</w:t>
      </w:r>
      <w:r>
        <w:t>.</w:t>
      </w:r>
    </w:p>
    <w:p w:rsidR="002117EA" w:rsidRDefault="002117EA" w:rsidP="00F05C35">
      <w:r w:rsidRPr="002117EA">
        <w:rPr>
          <w:noProof/>
          <w:lang w:bidi="hi-IN"/>
        </w:rPr>
        <w:drawing>
          <wp:inline distT="0" distB="0" distL="0" distR="0" wp14:anchorId="445B5173" wp14:editId="7E50921F">
            <wp:extent cx="6099175" cy="5998431"/>
            <wp:effectExtent l="0" t="0" r="0" b="2540"/>
            <wp:docPr id="28" name="Picture 28" descr="C:\Users\gdutta\Desktop\Noida - PMS\Departments\Industrial New\Industr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dutta\Desktop\Noida - PMS\Departments\Industrial New\Industrial_CIC.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rsidR="00912EC5" w:rsidRDefault="00445DF3">
      <w:pPr>
        <w:pStyle w:val="Heading3"/>
        <w:numPr>
          <w:ilvl w:val="1"/>
          <w:numId w:val="57"/>
        </w:numPr>
        <w:rPr>
          <w:b/>
          <w:sz w:val="22"/>
          <w:szCs w:val="22"/>
        </w:rPr>
        <w:pPrChange w:id="2433" w:author="Gaurav Dutta" w:date="2016-03-03T20:37:00Z">
          <w:pPr>
            <w:pStyle w:val="Heading3"/>
            <w:numPr>
              <w:ilvl w:val="1"/>
              <w:numId w:val="13"/>
            </w:numPr>
            <w:ind w:left="360" w:hanging="360"/>
          </w:pPr>
        </w:pPrChange>
      </w:pPr>
      <w:bookmarkStart w:id="2434" w:name="_Toc443223903"/>
      <w:del w:id="2435" w:author="Gaurav Dutta" w:date="2016-03-02T18:18:00Z">
        <w:r w:rsidDel="00B06DC6">
          <w:rPr>
            <w:b/>
            <w:sz w:val="22"/>
            <w:szCs w:val="22"/>
          </w:rPr>
          <w:delText>Consumer submits A</w:delText>
        </w:r>
        <w:r w:rsidRPr="00C63F78" w:rsidDel="00B06DC6">
          <w:rPr>
            <w:b/>
            <w:sz w:val="22"/>
            <w:szCs w:val="22"/>
          </w:rPr>
          <w:delText>pplication</w:delText>
        </w:r>
      </w:del>
      <w:bookmarkStart w:id="2436" w:name="_Toc444803900"/>
      <w:bookmarkEnd w:id="2434"/>
      <w:ins w:id="2437" w:author="Gaurav Dutta" w:date="2016-03-02T18:18:00Z">
        <w:r w:rsidR="00B06DC6">
          <w:rPr>
            <w:b/>
            <w:sz w:val="22"/>
            <w:szCs w:val="22"/>
          </w:rPr>
          <w:t>Manage CIC Request</w:t>
        </w:r>
      </w:ins>
      <w:bookmarkEnd w:id="2436"/>
    </w:p>
    <w:p w:rsidR="00A11F11" w:rsidRPr="002C48AA" w:rsidRDefault="00A11F11">
      <w:pPr>
        <w:pStyle w:val="NoSpacing"/>
        <w:numPr>
          <w:ilvl w:val="2"/>
          <w:numId w:val="57"/>
        </w:numPr>
        <w:jc w:val="both"/>
        <w:rPr>
          <w:ins w:id="2438" w:author="Gaurav Dutta" w:date="2016-03-03T21:13:00Z"/>
          <w:rStyle w:val="Emphasis"/>
          <w:i w:val="0"/>
          <w:iCs w:val="0"/>
          <w:rPrChange w:id="2439" w:author="Gaurav Dutta" w:date="2016-03-03T21:13:00Z">
            <w:rPr>
              <w:ins w:id="2440" w:author="Gaurav Dutta" w:date="2016-03-03T21:13:00Z"/>
              <w:rStyle w:val="Emphasis"/>
              <w:i w:val="0"/>
            </w:rPr>
          </w:rPrChange>
        </w:rPr>
        <w:pPrChange w:id="2441" w:author="Gaurav Dutta" w:date="2016-03-03T20:37:00Z">
          <w:pPr>
            <w:pStyle w:val="NoSpacing"/>
            <w:numPr>
              <w:ilvl w:val="2"/>
              <w:numId w:val="13"/>
            </w:numPr>
            <w:ind w:left="1440" w:hanging="720"/>
            <w:jc w:val="both"/>
          </w:pPr>
        </w:pPrChange>
      </w:pPr>
      <w:r>
        <w:rPr>
          <w:rStyle w:val="Emphasis"/>
          <w:i w:val="0"/>
        </w:rPr>
        <w:t>T</w:t>
      </w:r>
      <w:r w:rsidRPr="004772CB">
        <w:rPr>
          <w:rStyle w:val="Emphasis"/>
          <w:i w:val="0"/>
        </w:rPr>
        <w:t xml:space="preserve">he allottee </w:t>
      </w:r>
      <w:r w:rsidRPr="004A4EC3">
        <w:rPr>
          <w:rStyle w:val="Emphasis"/>
          <w:i w:val="0"/>
        </w:rPr>
        <w:t>duly submits the application along with CIC charges with required documents to the authority.</w:t>
      </w:r>
      <w:ins w:id="2442" w:author="Gaurav Dutta" w:date="2016-03-03T21:13:00Z">
        <w:r w:rsidR="002C48AA">
          <w:rPr>
            <w:rStyle w:val="Emphasis"/>
            <w:i w:val="0"/>
          </w:rPr>
          <w:t xml:space="preserve"> Key functionality:</w:t>
        </w:r>
      </w:ins>
    </w:p>
    <w:p w:rsidR="002C48AA" w:rsidRPr="00A11F11" w:rsidRDefault="002C48AA">
      <w:pPr>
        <w:pStyle w:val="NoSpacing"/>
        <w:numPr>
          <w:ilvl w:val="3"/>
          <w:numId w:val="57"/>
        </w:numPr>
        <w:jc w:val="both"/>
        <w:pPrChange w:id="2443" w:author="Gaurav Dutta" w:date="2016-03-03T21:13:00Z">
          <w:pPr>
            <w:pStyle w:val="NoSpacing"/>
            <w:numPr>
              <w:ilvl w:val="2"/>
              <w:numId w:val="13"/>
            </w:numPr>
            <w:ind w:left="1440" w:hanging="720"/>
            <w:jc w:val="both"/>
          </w:pPr>
        </w:pPrChange>
      </w:pPr>
      <w:ins w:id="2444" w:author="Gaurav Dutta" w:date="2016-03-03T21:13:00Z">
        <w:r>
          <w:rPr>
            <w:rStyle w:val="Emphasis"/>
            <w:i w:val="0"/>
          </w:rPr>
          <w:t>Add CIC Request into the system.</w:t>
        </w:r>
      </w:ins>
    </w:p>
    <w:p w:rsidR="00912EC5" w:rsidRPr="00912EC5" w:rsidRDefault="00912EC5">
      <w:pPr>
        <w:ind w:left="1440"/>
        <w:pPrChange w:id="2445" w:author="Gaurav Dutta" w:date="2016-03-03T21:13:00Z">
          <w:pPr/>
        </w:pPrChange>
      </w:pPr>
    </w:p>
    <w:p w:rsidR="00912EC5" w:rsidRDefault="002C48AA">
      <w:pPr>
        <w:pStyle w:val="Heading3"/>
        <w:numPr>
          <w:ilvl w:val="1"/>
          <w:numId w:val="57"/>
        </w:numPr>
        <w:rPr>
          <w:b/>
          <w:sz w:val="22"/>
          <w:szCs w:val="22"/>
        </w:rPr>
        <w:pPrChange w:id="2446" w:author="Gaurav Dutta" w:date="2016-03-03T20:37:00Z">
          <w:pPr>
            <w:pStyle w:val="Heading3"/>
            <w:numPr>
              <w:ilvl w:val="1"/>
              <w:numId w:val="13"/>
            </w:numPr>
            <w:ind w:left="360" w:hanging="360"/>
          </w:pPr>
        </w:pPrChange>
      </w:pPr>
      <w:bookmarkStart w:id="2447" w:name="_Toc444803901"/>
      <w:bookmarkStart w:id="2448" w:name="_Toc443223904"/>
      <w:ins w:id="2449" w:author="Gaurav Dutta" w:date="2016-03-03T21:13:00Z">
        <w:r>
          <w:rPr>
            <w:b/>
            <w:sz w:val="22"/>
            <w:szCs w:val="22"/>
          </w:rPr>
          <w:lastRenderedPageBreak/>
          <w:t>CIC</w:t>
        </w:r>
      </w:ins>
      <w:ins w:id="2450" w:author="Gaurav Dutta" w:date="2016-03-02T18:18:00Z">
        <w:r w:rsidR="00B06DC6">
          <w:rPr>
            <w:b/>
            <w:sz w:val="22"/>
            <w:szCs w:val="22"/>
          </w:rPr>
          <w:t xml:space="preserve"> </w:t>
        </w:r>
      </w:ins>
      <w:del w:id="2451" w:author="Gaurav Dutta" w:date="2016-03-02T18:18:00Z">
        <w:r w:rsidR="00445DF3" w:rsidRPr="00C63F78" w:rsidDel="00B06DC6">
          <w:rPr>
            <w:b/>
            <w:sz w:val="22"/>
            <w:szCs w:val="22"/>
          </w:rPr>
          <w:delText>Validation</w:delText>
        </w:r>
      </w:del>
      <w:ins w:id="2452" w:author="Gaurav Dutta" w:date="2016-03-02T18:18:00Z">
        <w:r w:rsidR="00B06DC6">
          <w:rPr>
            <w:b/>
            <w:sz w:val="22"/>
            <w:szCs w:val="22"/>
          </w:rPr>
          <w:t>Approva</w:t>
        </w:r>
        <w:r>
          <w:rPr>
            <w:b/>
            <w:sz w:val="22"/>
            <w:szCs w:val="22"/>
          </w:rPr>
          <w:t>l</w:t>
        </w:r>
      </w:ins>
      <w:bookmarkEnd w:id="2447"/>
      <w:del w:id="2453" w:author="Gaurav Dutta" w:date="2016-03-02T18:18:00Z">
        <w:r w:rsidR="00445DF3" w:rsidRPr="00C63F78" w:rsidDel="00B06DC6">
          <w:rPr>
            <w:b/>
            <w:sz w:val="22"/>
            <w:szCs w:val="22"/>
          </w:rPr>
          <w:delText xml:space="preserve"> from Account department</w:delText>
        </w:r>
      </w:del>
      <w:bookmarkEnd w:id="2448"/>
    </w:p>
    <w:p w:rsidR="00912EC5" w:rsidRPr="004A4EC3" w:rsidRDefault="004031A9">
      <w:pPr>
        <w:pStyle w:val="NoSpacing"/>
        <w:numPr>
          <w:ilvl w:val="2"/>
          <w:numId w:val="57"/>
        </w:numPr>
        <w:jc w:val="both"/>
        <w:rPr>
          <w:rStyle w:val="Emphasis"/>
          <w:i w:val="0"/>
        </w:rPr>
        <w:pPrChange w:id="2454" w:author="Gaurav Dutta" w:date="2016-03-03T20:37:00Z">
          <w:pPr>
            <w:pStyle w:val="NoSpacing"/>
            <w:numPr>
              <w:ilvl w:val="2"/>
              <w:numId w:val="13"/>
            </w:numPr>
            <w:ind w:left="1440" w:hanging="720"/>
            <w:jc w:val="both"/>
          </w:pPr>
        </w:pPrChange>
      </w:pPr>
      <w:r w:rsidRPr="004A4EC3">
        <w:rPr>
          <w:rStyle w:val="Emphasis"/>
          <w:i w:val="0"/>
        </w:rPr>
        <w:t>The assistant receives the CIC request and would send the same to account department to validate the allottee’s account details for any pending dues.</w:t>
      </w:r>
    </w:p>
    <w:p w:rsidR="00912EC5" w:rsidRPr="004A4EC3" w:rsidRDefault="004031A9">
      <w:pPr>
        <w:pStyle w:val="NoSpacing"/>
        <w:numPr>
          <w:ilvl w:val="3"/>
          <w:numId w:val="57"/>
        </w:numPr>
        <w:jc w:val="both"/>
        <w:rPr>
          <w:rStyle w:val="Emphasis"/>
          <w:i w:val="0"/>
        </w:rPr>
        <w:pPrChange w:id="2455" w:author="Gaurav Dutta" w:date="2016-03-03T20:37:00Z">
          <w:pPr>
            <w:pStyle w:val="NoSpacing"/>
            <w:numPr>
              <w:ilvl w:val="3"/>
              <w:numId w:val="13"/>
            </w:numPr>
            <w:ind w:left="2160" w:hanging="720"/>
            <w:jc w:val="both"/>
          </w:pPr>
        </w:pPrChange>
      </w:pPr>
      <w:r w:rsidRPr="004A4EC3">
        <w:rPr>
          <w:rStyle w:val="Emphasis"/>
          <w:i w:val="0"/>
        </w:rPr>
        <w:t>The account department would verify the allottee’s account details. In case of no pending dues, the account department would issue a No Dues certificate.</w:t>
      </w:r>
    </w:p>
    <w:p w:rsidR="0002202E" w:rsidRPr="004A4EC3" w:rsidRDefault="00225F37">
      <w:pPr>
        <w:pStyle w:val="NoSpacing"/>
        <w:numPr>
          <w:ilvl w:val="3"/>
          <w:numId w:val="57"/>
        </w:numPr>
        <w:jc w:val="both"/>
        <w:rPr>
          <w:rStyle w:val="Emphasis"/>
          <w:i w:val="0"/>
        </w:rPr>
        <w:pPrChange w:id="2456" w:author="Gaurav Dutta" w:date="2016-03-03T20:37:00Z">
          <w:pPr>
            <w:pStyle w:val="NoSpacing"/>
            <w:numPr>
              <w:ilvl w:val="3"/>
              <w:numId w:val="13"/>
            </w:numPr>
            <w:ind w:left="2160" w:hanging="720"/>
            <w:jc w:val="both"/>
          </w:pPr>
        </w:pPrChange>
      </w:pPr>
      <w:r w:rsidRPr="004A4EC3">
        <w:rPr>
          <w:rStyle w:val="Emphasis"/>
          <w:i w:val="0"/>
        </w:rPr>
        <w:t xml:space="preserve">In case any previous dues exists, the assistant would notify the </w:t>
      </w:r>
      <w:r w:rsidR="00A0227B">
        <w:rPr>
          <w:rStyle w:val="Emphasis"/>
          <w:i w:val="0"/>
        </w:rPr>
        <w:t>Allottee</w:t>
      </w:r>
      <w:r w:rsidRPr="004A4EC3">
        <w:rPr>
          <w:rStyle w:val="Emphasis"/>
          <w:i w:val="0"/>
        </w:rPr>
        <w:t xml:space="preserve"> to clear the previous dues first before applying for the CIC letter.</w:t>
      </w:r>
    </w:p>
    <w:p w:rsidR="0002202E" w:rsidRPr="004A4EC3" w:rsidRDefault="00A66695">
      <w:pPr>
        <w:pStyle w:val="NoSpacing"/>
        <w:numPr>
          <w:ilvl w:val="2"/>
          <w:numId w:val="57"/>
        </w:numPr>
        <w:jc w:val="both"/>
        <w:rPr>
          <w:rStyle w:val="Emphasis"/>
          <w:i w:val="0"/>
        </w:rPr>
        <w:pPrChange w:id="2457" w:author="Gaurav Dutta" w:date="2016-03-03T20:37:00Z">
          <w:pPr>
            <w:pStyle w:val="NoSpacing"/>
            <w:numPr>
              <w:ilvl w:val="2"/>
              <w:numId w:val="13"/>
            </w:numPr>
            <w:ind w:left="1440" w:hanging="720"/>
            <w:jc w:val="both"/>
          </w:pPr>
        </w:pPrChange>
      </w:pPr>
      <w:r w:rsidRPr="004A4EC3">
        <w:rPr>
          <w:rStyle w:val="Emphasis"/>
          <w:i w:val="0"/>
        </w:rPr>
        <w:t>Post verification from the accounts departments</w:t>
      </w:r>
      <w:r w:rsidR="00225F37" w:rsidRPr="004A4EC3">
        <w:rPr>
          <w:rStyle w:val="Emphasis"/>
          <w:i w:val="0"/>
        </w:rPr>
        <w:t xml:space="preserve"> and if no dues exists</w:t>
      </w:r>
      <w:r w:rsidRPr="004A4EC3">
        <w:rPr>
          <w:rStyle w:val="Emphasis"/>
          <w:i w:val="0"/>
        </w:rPr>
        <w:t xml:space="preserve">, the assistant would ask the </w:t>
      </w:r>
      <w:r w:rsidR="00A0227B">
        <w:rPr>
          <w:rStyle w:val="Emphasis"/>
          <w:i w:val="0"/>
        </w:rPr>
        <w:t>Allottee</w:t>
      </w:r>
      <w:r w:rsidRPr="004A4EC3">
        <w:rPr>
          <w:rStyle w:val="Emphasis"/>
          <w:i w:val="0"/>
        </w:rPr>
        <w:t xml:space="preserve"> to pay the CIC charges.</w:t>
      </w:r>
    </w:p>
    <w:p w:rsidR="0002202E" w:rsidRPr="004A4EC3" w:rsidRDefault="00A66695">
      <w:pPr>
        <w:pStyle w:val="NoSpacing"/>
        <w:numPr>
          <w:ilvl w:val="2"/>
          <w:numId w:val="57"/>
        </w:numPr>
        <w:jc w:val="both"/>
        <w:rPr>
          <w:rStyle w:val="Emphasis"/>
          <w:i w:val="0"/>
        </w:rPr>
        <w:pPrChange w:id="2458" w:author="Gaurav Dutta" w:date="2016-03-03T20:37:00Z">
          <w:pPr>
            <w:pStyle w:val="NoSpacing"/>
            <w:numPr>
              <w:ilvl w:val="2"/>
              <w:numId w:val="13"/>
            </w:numPr>
            <w:ind w:left="1440" w:hanging="720"/>
            <w:jc w:val="both"/>
          </w:pPr>
        </w:pPrChange>
      </w:pPr>
      <w:r w:rsidRPr="004A4EC3">
        <w:rPr>
          <w:rStyle w:val="Emphasis"/>
          <w:i w:val="0"/>
        </w:rPr>
        <w:t xml:space="preserve">The </w:t>
      </w:r>
      <w:r w:rsidR="00A0227B">
        <w:rPr>
          <w:rStyle w:val="Emphasis"/>
          <w:i w:val="0"/>
        </w:rPr>
        <w:t>Allottee</w:t>
      </w:r>
      <w:r w:rsidRPr="004A4EC3">
        <w:rPr>
          <w:rStyle w:val="Emphasis"/>
          <w:i w:val="0"/>
        </w:rPr>
        <w:t xml:space="preserve"> pays the CIC charges and updates the same to the authority.</w:t>
      </w:r>
    </w:p>
    <w:p w:rsidR="00A66695" w:rsidRPr="004A4EC3" w:rsidRDefault="00A66695">
      <w:pPr>
        <w:pStyle w:val="NoSpacing"/>
        <w:numPr>
          <w:ilvl w:val="2"/>
          <w:numId w:val="57"/>
        </w:numPr>
        <w:jc w:val="both"/>
        <w:rPr>
          <w:rStyle w:val="Emphasis"/>
          <w:i w:val="0"/>
        </w:rPr>
        <w:pPrChange w:id="2459" w:author="Gaurav Dutta" w:date="2016-03-03T20:37:00Z">
          <w:pPr>
            <w:pStyle w:val="NoSpacing"/>
            <w:numPr>
              <w:ilvl w:val="2"/>
              <w:numId w:val="13"/>
            </w:numPr>
            <w:ind w:left="1440" w:hanging="720"/>
            <w:jc w:val="both"/>
          </w:pPr>
        </w:pPrChange>
      </w:pPr>
      <w:r w:rsidRPr="004A4EC3">
        <w:rPr>
          <w:rStyle w:val="Emphasis"/>
          <w:i w:val="0"/>
        </w:rPr>
        <w:t>The assistant verifies the CIC payment details with the accounts department.</w:t>
      </w:r>
    </w:p>
    <w:p w:rsidR="0002202E" w:rsidRPr="0002202E" w:rsidDel="00B06DC6" w:rsidRDefault="0002202E">
      <w:pPr>
        <w:numPr>
          <w:ilvl w:val="0"/>
          <w:numId w:val="57"/>
        </w:numPr>
        <w:rPr>
          <w:del w:id="2460" w:author="Gaurav Dutta" w:date="2016-03-02T18:18:00Z"/>
        </w:rPr>
        <w:pPrChange w:id="2461" w:author="Gaurav Dutta" w:date="2016-03-03T20:37:00Z">
          <w:pPr/>
        </w:pPrChange>
      </w:pPr>
    </w:p>
    <w:p w:rsidR="0002202E" w:rsidDel="00B06DC6" w:rsidRDefault="0090647C">
      <w:pPr>
        <w:pStyle w:val="Heading3"/>
        <w:numPr>
          <w:ilvl w:val="1"/>
          <w:numId w:val="57"/>
        </w:numPr>
        <w:rPr>
          <w:del w:id="2462" w:author="Gaurav Dutta" w:date="2016-03-02T18:18:00Z"/>
          <w:b/>
          <w:sz w:val="22"/>
          <w:szCs w:val="22"/>
        </w:rPr>
        <w:pPrChange w:id="2463" w:author="Gaurav Dutta" w:date="2016-03-03T20:37:00Z">
          <w:pPr>
            <w:pStyle w:val="Heading3"/>
            <w:numPr>
              <w:ilvl w:val="1"/>
              <w:numId w:val="13"/>
            </w:numPr>
            <w:ind w:left="360" w:hanging="360"/>
          </w:pPr>
        </w:pPrChange>
      </w:pPr>
      <w:bookmarkStart w:id="2464" w:name="_Toc443223905"/>
      <w:del w:id="2465" w:author="Gaurav Dutta" w:date="2016-03-02T18:18:00Z">
        <w:r w:rsidRPr="00C63F78" w:rsidDel="00B06DC6">
          <w:rPr>
            <w:b/>
            <w:sz w:val="22"/>
            <w:szCs w:val="22"/>
          </w:rPr>
          <w:delText>Approval from manager</w:delText>
        </w:r>
        <w:bookmarkEnd w:id="2464"/>
      </w:del>
    </w:p>
    <w:p w:rsidR="00A66695" w:rsidRPr="004A4EC3" w:rsidRDefault="00A66695">
      <w:pPr>
        <w:pStyle w:val="NoSpacing"/>
        <w:numPr>
          <w:ilvl w:val="2"/>
          <w:numId w:val="57"/>
        </w:numPr>
        <w:jc w:val="both"/>
        <w:rPr>
          <w:rStyle w:val="Emphasis"/>
          <w:i w:val="0"/>
        </w:rPr>
        <w:pPrChange w:id="2466" w:author="Gaurav Dutta" w:date="2016-03-03T20:37:00Z">
          <w:pPr>
            <w:pStyle w:val="NoSpacing"/>
            <w:numPr>
              <w:ilvl w:val="2"/>
              <w:numId w:val="13"/>
            </w:numPr>
            <w:ind w:left="1440" w:hanging="720"/>
            <w:jc w:val="both"/>
          </w:pPr>
        </w:pPrChange>
      </w:pPr>
      <w:r w:rsidRPr="004A4EC3">
        <w:rPr>
          <w:rStyle w:val="Emphasis"/>
          <w:i w:val="0"/>
        </w:rPr>
        <w:t>After receiving the payment confirmation from accounts, the assistant would send the CIC request to the manager for his approval.</w:t>
      </w:r>
    </w:p>
    <w:p w:rsidR="0002202E" w:rsidRPr="0002202E" w:rsidRDefault="0002202E" w:rsidP="0002202E"/>
    <w:p w:rsidR="0002202E" w:rsidRDefault="0090647C">
      <w:pPr>
        <w:pStyle w:val="Heading3"/>
        <w:numPr>
          <w:ilvl w:val="1"/>
          <w:numId w:val="57"/>
        </w:numPr>
        <w:rPr>
          <w:b/>
          <w:sz w:val="22"/>
          <w:szCs w:val="22"/>
        </w:rPr>
        <w:pPrChange w:id="2467" w:author="Gaurav Dutta" w:date="2016-03-03T20:37:00Z">
          <w:pPr>
            <w:pStyle w:val="Heading3"/>
            <w:numPr>
              <w:ilvl w:val="1"/>
              <w:numId w:val="13"/>
            </w:numPr>
            <w:ind w:left="360" w:hanging="360"/>
          </w:pPr>
        </w:pPrChange>
      </w:pPr>
      <w:bookmarkStart w:id="2468" w:name="_Toc443223906"/>
      <w:bookmarkStart w:id="2469" w:name="_Toc444803902"/>
      <w:r w:rsidRPr="00C63F78">
        <w:rPr>
          <w:b/>
          <w:sz w:val="22"/>
          <w:szCs w:val="22"/>
        </w:rPr>
        <w:t>CIC Letter Issuance</w:t>
      </w:r>
      <w:bookmarkEnd w:id="2468"/>
      <w:bookmarkEnd w:id="2469"/>
    </w:p>
    <w:p w:rsidR="00A66695" w:rsidRPr="004A4EC3" w:rsidRDefault="00A66695">
      <w:pPr>
        <w:pStyle w:val="NoSpacing"/>
        <w:numPr>
          <w:ilvl w:val="2"/>
          <w:numId w:val="57"/>
        </w:numPr>
        <w:jc w:val="both"/>
        <w:rPr>
          <w:rStyle w:val="Emphasis"/>
          <w:i w:val="0"/>
        </w:rPr>
        <w:pPrChange w:id="2470" w:author="Gaurav Dutta" w:date="2016-03-03T20:37:00Z">
          <w:pPr>
            <w:pStyle w:val="NoSpacing"/>
            <w:numPr>
              <w:ilvl w:val="2"/>
              <w:numId w:val="13"/>
            </w:numPr>
            <w:ind w:left="1440" w:hanging="720"/>
            <w:jc w:val="both"/>
          </w:pPr>
        </w:pPrChange>
      </w:pPr>
      <w:r w:rsidRPr="004A4EC3">
        <w:rPr>
          <w:rStyle w:val="Emphasis"/>
          <w:i w:val="0"/>
        </w:rPr>
        <w:t>Once the manager approves the</w:t>
      </w:r>
      <w:r w:rsidR="00225F37" w:rsidRPr="004A4EC3">
        <w:rPr>
          <w:rStyle w:val="Emphasis"/>
          <w:i w:val="0"/>
        </w:rPr>
        <w:t xml:space="preserve"> CIC</w:t>
      </w:r>
      <w:r w:rsidRPr="004A4EC3">
        <w:rPr>
          <w:rStyle w:val="Emphasis"/>
          <w:i w:val="0"/>
        </w:rPr>
        <w:t xml:space="preserve"> request, the assistant would issue the CIC letter to the </w:t>
      </w:r>
      <w:r w:rsidR="00A0227B">
        <w:rPr>
          <w:rStyle w:val="Emphasis"/>
          <w:i w:val="0"/>
        </w:rPr>
        <w:t>Allottee</w:t>
      </w:r>
      <w:r w:rsidRPr="004A4EC3">
        <w:rPr>
          <w:rStyle w:val="Emphasis"/>
          <w:i w:val="0"/>
        </w:rPr>
        <w:t>.</w:t>
      </w:r>
    </w:p>
    <w:p w:rsidR="004031A9" w:rsidRDefault="004031A9" w:rsidP="0090647C">
      <w:pPr>
        <w:pStyle w:val="Heading3"/>
        <w:ind w:left="360"/>
        <w:rPr>
          <w:ins w:id="2471" w:author="Gaurav Dutta" w:date="2016-03-03T21:14:00Z"/>
          <w:b/>
          <w:sz w:val="22"/>
          <w:szCs w:val="22"/>
        </w:rPr>
      </w:pPr>
    </w:p>
    <w:p w:rsidR="002C48AA" w:rsidRDefault="002C48AA" w:rsidP="002C48AA">
      <w:pPr>
        <w:pStyle w:val="NoSpacing"/>
        <w:ind w:left="1440"/>
        <w:jc w:val="both"/>
        <w:rPr>
          <w:ins w:id="2472" w:author="Gaurav Dutta" w:date="2016-03-03T21:15:00Z"/>
          <w:rStyle w:val="Emphasis"/>
          <w:i w:val="0"/>
        </w:rPr>
      </w:pPr>
      <w:ins w:id="2473" w:author="Gaurav Dutta" w:date="2016-03-03T21:15:00Z">
        <w:r>
          <w:rPr>
            <w:rStyle w:val="Emphasis"/>
            <w:i w:val="0"/>
          </w:rPr>
          <w:t>Key functionalities involved:</w:t>
        </w:r>
      </w:ins>
    </w:p>
    <w:p w:rsidR="002C48AA" w:rsidRDefault="002C48AA" w:rsidP="002C48AA">
      <w:pPr>
        <w:pStyle w:val="NoSpacing"/>
        <w:numPr>
          <w:ilvl w:val="3"/>
          <w:numId w:val="57"/>
        </w:numPr>
        <w:jc w:val="both"/>
        <w:rPr>
          <w:ins w:id="2474" w:author="Gaurav Dutta" w:date="2016-03-03T21:15:00Z"/>
          <w:rStyle w:val="Emphasis"/>
          <w:i w:val="0"/>
        </w:rPr>
      </w:pPr>
      <w:ins w:id="2475" w:author="Gaurav Dutta" w:date="2016-03-03T21:15:00Z">
        <w:r>
          <w:rPr>
            <w:rStyle w:val="Emphasis"/>
            <w:i w:val="0"/>
          </w:rPr>
          <w:t>Auto-generation of CIC letter</w:t>
        </w:r>
      </w:ins>
    </w:p>
    <w:p w:rsidR="002C48AA" w:rsidRDefault="00D73102" w:rsidP="002C48AA">
      <w:pPr>
        <w:pStyle w:val="NoSpacing"/>
        <w:numPr>
          <w:ilvl w:val="3"/>
          <w:numId w:val="57"/>
        </w:numPr>
        <w:jc w:val="both"/>
        <w:rPr>
          <w:ins w:id="2476" w:author="Gaurav Dutta" w:date="2016-03-03T21:15:00Z"/>
          <w:rStyle w:val="Emphasis"/>
          <w:i w:val="0"/>
        </w:rPr>
      </w:pPr>
      <w:ins w:id="2477" w:author="Gaurav Dutta" w:date="2016-03-03T21:17:00Z">
        <w:r>
          <w:rPr>
            <w:rStyle w:val="Emphasis"/>
            <w:i w:val="0"/>
          </w:rPr>
          <w:t xml:space="preserve">Update </w:t>
        </w:r>
      </w:ins>
      <w:ins w:id="2478" w:author="Gaurav Dutta" w:date="2016-03-03T21:15:00Z">
        <w:r w:rsidR="002C48AA">
          <w:rPr>
            <w:rStyle w:val="Emphasis"/>
            <w:i w:val="0"/>
          </w:rPr>
          <w:t>Dues/No Dues status</w:t>
        </w:r>
      </w:ins>
    </w:p>
    <w:p w:rsidR="002C48AA" w:rsidRPr="002C48AA" w:rsidRDefault="002C48AA">
      <w:pPr>
        <w:rPr>
          <w:rPrChange w:id="2479" w:author="Gaurav Dutta" w:date="2016-03-03T21:14:00Z">
            <w:rPr>
              <w:b/>
              <w:sz w:val="22"/>
              <w:szCs w:val="22"/>
            </w:rPr>
          </w:rPrChange>
        </w:rPr>
        <w:pPrChange w:id="2480" w:author="Gaurav Dutta" w:date="2016-03-03T21:14:00Z">
          <w:pPr>
            <w:pStyle w:val="Heading3"/>
            <w:ind w:left="360"/>
          </w:pPr>
        </w:pPrChange>
      </w:pPr>
    </w:p>
    <w:p w:rsidR="00241EAB" w:rsidRPr="007351B9" w:rsidRDefault="0090647C">
      <w:pPr>
        <w:pStyle w:val="Heading3"/>
        <w:numPr>
          <w:ilvl w:val="1"/>
          <w:numId w:val="57"/>
        </w:numPr>
        <w:rPr>
          <w:b/>
          <w:sz w:val="22"/>
          <w:szCs w:val="22"/>
        </w:rPr>
        <w:pPrChange w:id="2481" w:author="Gaurav Dutta" w:date="2016-03-03T20:37:00Z">
          <w:pPr>
            <w:pStyle w:val="Heading3"/>
            <w:numPr>
              <w:ilvl w:val="1"/>
              <w:numId w:val="13"/>
            </w:numPr>
            <w:ind w:left="360" w:hanging="360"/>
          </w:pPr>
        </w:pPrChange>
      </w:pPr>
      <w:bookmarkStart w:id="2482" w:name="_Toc443223907"/>
      <w:bookmarkStart w:id="2483" w:name="_Toc444803903"/>
      <w:r w:rsidRPr="00C63F78">
        <w:rPr>
          <w:b/>
          <w:sz w:val="22"/>
          <w:szCs w:val="22"/>
        </w:rPr>
        <w:t>Business Rules</w:t>
      </w:r>
      <w:bookmarkEnd w:id="2482"/>
      <w:bookmarkEnd w:id="2483"/>
    </w:p>
    <w:p w:rsidR="00241EAB" w:rsidRDefault="007C7FD0" w:rsidP="00241EAB">
      <w:pPr>
        <w:jc w:val="both"/>
      </w:pPr>
      <w:r>
        <w:t xml:space="preserve">Application </w:t>
      </w:r>
      <w:r w:rsidR="00241EAB">
        <w:t xml:space="preserve">of Firm/Company/ Society/ Trust as the case may be can be submitted by the allottee </w:t>
      </w:r>
      <w:r w:rsidR="007351B9">
        <w:t xml:space="preserve">to </w:t>
      </w:r>
      <w:r w:rsidR="00241EAB">
        <w:t>the concerned office alongwith the following documents:-</w:t>
      </w:r>
    </w:p>
    <w:p w:rsidR="00241EAB" w:rsidRDefault="00241EAB" w:rsidP="007C7FD0">
      <w:pPr>
        <w:pStyle w:val="ListParagraph"/>
        <w:numPr>
          <w:ilvl w:val="1"/>
          <w:numId w:val="29"/>
        </w:numPr>
        <w:jc w:val="both"/>
      </w:pPr>
      <w:r>
        <w:t>No dues certificate regarding upto date payment of dues from concerned Accounts Officer.</w:t>
      </w:r>
    </w:p>
    <w:p w:rsidR="00241EAB" w:rsidRDefault="00241EAB" w:rsidP="008F19E4">
      <w:pPr>
        <w:pStyle w:val="ListParagraph"/>
        <w:numPr>
          <w:ilvl w:val="1"/>
          <w:numId w:val="29"/>
        </w:numPr>
        <w:jc w:val="both"/>
      </w:pPr>
      <w:r>
        <w:t>No CIC charges shall be applicable if the incoming partner/shareholder is any of the following relationship of the original allottee(s):</w:t>
      </w:r>
    </w:p>
    <w:p w:rsidR="00241EAB" w:rsidRDefault="00241EAB" w:rsidP="00241EAB">
      <w:pPr>
        <w:pStyle w:val="ListParagraph"/>
        <w:ind w:left="1710"/>
        <w:jc w:val="both"/>
      </w:pPr>
      <w:r>
        <w:t>Father, mother, grandparents, sister, brother, son, daughter, husband/wife, grandson/granddaughter, wife of son/son-in-law, husband of granddaughter, wife of grandson and vice-versa (applicable for industrial plot/premises).</w:t>
      </w:r>
    </w:p>
    <w:p w:rsidR="00241EAB" w:rsidRDefault="00241EAB" w:rsidP="008F19E4">
      <w:pPr>
        <w:pStyle w:val="ListParagraph"/>
        <w:numPr>
          <w:ilvl w:val="1"/>
          <w:numId w:val="29"/>
        </w:numPr>
        <w:jc w:val="both"/>
      </w:pPr>
      <w:del w:id="2484" w:author="Gaurav Dutta" w:date="2016-03-02T19:35:00Z">
        <w:r w:rsidDel="00000136">
          <w:delText xml:space="preserve"> </w:delText>
        </w:r>
      </w:del>
      <w:r>
        <w:t xml:space="preserve">The allottee shall be required to retain minimum </w:t>
      </w:r>
      <w:r w:rsidR="007C7FD0">
        <w:t>percent</w:t>
      </w:r>
      <w:r>
        <w:t xml:space="preserve"> shareholding in the changed constitution as per terms and conditions of allotment/ lease deed for a </w:t>
      </w:r>
      <w:r w:rsidR="007C7FD0">
        <w:t>defined time-frame</w:t>
      </w:r>
      <w:r>
        <w:t>.</w:t>
      </w:r>
    </w:p>
    <w:p w:rsidR="00241EAB" w:rsidRDefault="008D5BB9" w:rsidP="008F19E4">
      <w:pPr>
        <w:pStyle w:val="ListParagraph"/>
        <w:numPr>
          <w:ilvl w:val="1"/>
          <w:numId w:val="29"/>
        </w:numPr>
        <w:jc w:val="both"/>
      </w:pPr>
      <w:r>
        <w:t xml:space="preserve">Change in constitution </w:t>
      </w:r>
      <w:r w:rsidR="00241EAB">
        <w:t xml:space="preserve">shall be permissible </w:t>
      </w:r>
      <w:r>
        <w:t xml:space="preserve">before or </w:t>
      </w:r>
      <w:r w:rsidR="00241EAB">
        <w:t>after execution of lease deed and subject to payment of CIC charges equivalent to transfer charges to the extent of percentage of shareholding transferred.</w:t>
      </w:r>
    </w:p>
    <w:p w:rsidR="007351B9" w:rsidRDefault="00241EAB" w:rsidP="00F05C35">
      <w:pPr>
        <w:pStyle w:val="ListParagraph"/>
        <w:numPr>
          <w:ilvl w:val="1"/>
          <w:numId w:val="29"/>
        </w:numPr>
        <w:jc w:val="both"/>
      </w:pPr>
      <w:r>
        <w:t xml:space="preserve">A CIC deed shall be required to be executed and registered with the authority with respect to the change in constitution, which also includes change in shareholding within </w:t>
      </w:r>
      <w:r w:rsidR="00574329">
        <w:t>a defined time-frame</w:t>
      </w:r>
      <w:r>
        <w:t xml:space="preserve"> from date of grant of such permission. It shall be required to execute irrespective of the relationship of the incoming partner(s)/shareholder(s).        </w:t>
      </w:r>
    </w:p>
    <w:p w:rsidR="00574329" w:rsidRDefault="00574329" w:rsidP="00F05C35">
      <w:pPr>
        <w:pStyle w:val="ListParagraph"/>
        <w:numPr>
          <w:ilvl w:val="1"/>
          <w:numId w:val="29"/>
        </w:numPr>
        <w:jc w:val="both"/>
      </w:pPr>
      <w:r>
        <w:t>The lease rent payable would not be revised as a consequence of Change in Constitution.</w:t>
      </w:r>
    </w:p>
    <w:p w:rsidR="00574329" w:rsidRDefault="00574329" w:rsidP="00F05C35">
      <w:pPr>
        <w:pStyle w:val="ListParagraph"/>
        <w:numPr>
          <w:ilvl w:val="1"/>
          <w:numId w:val="29"/>
        </w:numPr>
        <w:jc w:val="both"/>
      </w:pPr>
      <w:r>
        <w:t>After Change in Constitution, a Change in Constitution Deed would be executed between the former and later Firm/Company, to be followed by its registration with the authority.</w:t>
      </w:r>
    </w:p>
    <w:p w:rsidR="00574329" w:rsidRDefault="00574329" w:rsidP="00F05C35">
      <w:pPr>
        <w:pStyle w:val="ListParagraph"/>
        <w:numPr>
          <w:ilvl w:val="1"/>
          <w:numId w:val="29"/>
        </w:numPr>
        <w:jc w:val="both"/>
      </w:pPr>
      <w:r>
        <w:t xml:space="preserve">In case the property is acquired by way of transfer, and/or Firm/Company is changed by way of Change </w:t>
      </w:r>
      <w:r w:rsidR="004205EA">
        <w:t>in</w:t>
      </w:r>
      <w:r>
        <w:t xml:space="preserve"> Constitution, they would be required to execute the Transfer Deed.</w:t>
      </w:r>
      <w:r>
        <w:tab/>
      </w:r>
    </w:p>
    <w:p w:rsidR="00574329" w:rsidRDefault="00574329" w:rsidP="00F05C35">
      <w:pPr>
        <w:pStyle w:val="ListParagraph"/>
        <w:numPr>
          <w:ilvl w:val="1"/>
          <w:numId w:val="29"/>
        </w:numPr>
        <w:jc w:val="both"/>
      </w:pPr>
      <w:r>
        <w:lastRenderedPageBreak/>
        <w:t>If the name of a firm/company changes with the original firm/company not remaining in existence and partners/</w:t>
      </w:r>
      <w:del w:id="2485" w:author="Gaurav Dutta" w:date="2016-03-02T19:33:00Z">
        <w:r w:rsidDel="00000136">
          <w:delText>shareholder’s</w:delText>
        </w:r>
      </w:del>
      <w:ins w:id="2486" w:author="Gaurav Dutta" w:date="2016-03-02T19:33:00Z">
        <w:r w:rsidR="00000136">
          <w:t>shareholders</w:t>
        </w:r>
      </w:ins>
      <w:r>
        <w:t xml:space="preserve"> of the firm/company remaining the same and shareholding of the respective partners/shareholders also remaining the same, no CIS charges will be leviable and only a declaratory agreement without registration would be executed and submitted to the authority.</w:t>
      </w:r>
    </w:p>
    <w:p w:rsidR="00F630DC" w:rsidRDefault="00F630DC" w:rsidP="00F05C35">
      <w:pPr>
        <w:pStyle w:val="ListParagraph"/>
        <w:numPr>
          <w:ilvl w:val="1"/>
          <w:numId w:val="29"/>
        </w:numPr>
        <w:jc w:val="both"/>
      </w:pPr>
      <w:r>
        <w:t xml:space="preserve">If the name of a firm changes with original firm remaining in existence and partners of the firm also change, then CIS charges would be leviable and the allottee(s)/lessee(s)/transferee(s) would also have to execute the required legal documents with </w:t>
      </w:r>
      <w:r w:rsidR="006E26A5">
        <w:t>the authority</w:t>
      </w:r>
      <w:r>
        <w:t>.</w:t>
      </w:r>
    </w:p>
    <w:p w:rsidR="00660E54" w:rsidRDefault="00660E54" w:rsidP="00F05C35"/>
    <w:p w:rsidR="00574329" w:rsidRDefault="00574329" w:rsidP="00F05C35"/>
    <w:p w:rsidR="00574329" w:rsidRDefault="00574329" w:rsidP="00F05C35"/>
    <w:p w:rsidR="00574329" w:rsidRDefault="00574329"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 w:rsidR="00AA64C4" w:rsidRDefault="00AA64C4" w:rsidP="00F05C35">
      <w:pPr>
        <w:rPr>
          <w:ins w:id="2487" w:author="Gaurav Dutta" w:date="2016-03-03T21:27:00Z"/>
        </w:rPr>
      </w:pPr>
    </w:p>
    <w:p w:rsidR="00D73102" w:rsidRDefault="00D73102" w:rsidP="00F05C35"/>
    <w:p w:rsidR="00AA64C4" w:rsidRDefault="00AA64C4" w:rsidP="00F05C35"/>
    <w:p w:rsidR="00AA64C4" w:rsidRDefault="00AA64C4" w:rsidP="00F05C35"/>
    <w:p w:rsidR="00AA64C4" w:rsidDel="002C48AA" w:rsidRDefault="00AA64C4" w:rsidP="00F05C35">
      <w:pPr>
        <w:rPr>
          <w:del w:id="2488" w:author="Gaurav Dutta" w:date="2016-03-03T21:15:00Z"/>
        </w:rPr>
      </w:pPr>
      <w:bookmarkStart w:id="2489" w:name="_Toc444803904"/>
      <w:bookmarkEnd w:id="2489"/>
    </w:p>
    <w:p w:rsidR="00AA64C4" w:rsidDel="002C48AA" w:rsidRDefault="00AA64C4" w:rsidP="00F05C35">
      <w:pPr>
        <w:rPr>
          <w:del w:id="2490" w:author="Gaurav Dutta" w:date="2016-03-03T21:15:00Z"/>
        </w:rPr>
      </w:pPr>
      <w:bookmarkStart w:id="2491" w:name="_Toc444803905"/>
      <w:bookmarkEnd w:id="2491"/>
    </w:p>
    <w:p w:rsidR="00D71AFF" w:rsidDel="002C48AA" w:rsidRDefault="00D71AFF" w:rsidP="00F05C35">
      <w:pPr>
        <w:rPr>
          <w:del w:id="2492" w:author="Gaurav Dutta" w:date="2016-03-03T21:15:00Z"/>
        </w:rPr>
      </w:pPr>
      <w:bookmarkStart w:id="2493" w:name="_Toc444803906"/>
      <w:bookmarkEnd w:id="2493"/>
    </w:p>
    <w:p w:rsidR="008C4DED" w:rsidRDefault="008C4DED">
      <w:pPr>
        <w:pStyle w:val="Heading2"/>
        <w:numPr>
          <w:ilvl w:val="0"/>
          <w:numId w:val="57"/>
        </w:numPr>
        <w:rPr>
          <w:b/>
          <w:sz w:val="24"/>
          <w:szCs w:val="24"/>
          <w:u w:val="single"/>
        </w:rPr>
        <w:pPrChange w:id="2494" w:author="Gaurav Dutta" w:date="2016-03-03T20:37:00Z">
          <w:pPr>
            <w:pStyle w:val="Heading2"/>
            <w:numPr>
              <w:numId w:val="13"/>
            </w:numPr>
            <w:ind w:left="360" w:hanging="360"/>
          </w:pPr>
        </w:pPrChange>
      </w:pPr>
      <w:bookmarkStart w:id="2495" w:name="_Toc444803907"/>
      <w:bookmarkStart w:id="2496" w:name="_Toc443223909"/>
      <w:r w:rsidRPr="008C4DED">
        <w:rPr>
          <w:b/>
          <w:sz w:val="24"/>
          <w:szCs w:val="24"/>
          <w:u w:val="single"/>
        </w:rPr>
        <w:t>Request for Rent Permission</w:t>
      </w:r>
      <w:bookmarkEnd w:id="2495"/>
    </w:p>
    <w:p w:rsidR="00F117FE" w:rsidRDefault="000F173E">
      <w:pPr>
        <w:pStyle w:val="ListParagraph"/>
        <w:ind w:left="360"/>
        <w:pPrChange w:id="2497" w:author="Gaurav Dutta" w:date="2016-03-02T20:40:00Z">
          <w:pPr/>
        </w:pPrChange>
      </w:pPr>
      <w:ins w:id="2498" w:author="Gaurav Dutta" w:date="2016-03-02T20:26:00Z">
        <w:r>
          <w:t>An allottee would request for rent permission if he is looking to rent his/her property/part of property to a third party. Rent Permission charges as per the rules set by the respective authority.</w:t>
        </w:r>
      </w:ins>
    </w:p>
    <w:p w:rsidR="001C4B64" w:rsidRDefault="004C63A7" w:rsidP="00A11F11">
      <w:pPr>
        <w:rPr>
          <w:b/>
        </w:rPr>
      </w:pPr>
      <w:r w:rsidRPr="004C63A7">
        <w:rPr>
          <w:noProof/>
          <w:lang w:bidi="hi-IN"/>
        </w:rPr>
        <w:drawing>
          <wp:inline distT="0" distB="0" distL="0" distR="0" wp14:anchorId="7402BE4C" wp14:editId="284B605F">
            <wp:extent cx="6099175" cy="6011119"/>
            <wp:effectExtent l="0" t="0" r="0" b="8890"/>
            <wp:docPr id="1" name="Picture 1" descr="C:\Users\arun.sharma\Desktop\Arun\Industri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Arun\Industrial_Rent_Permission.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1C4B64" w:rsidRDefault="001C4B64" w:rsidP="008C4DED">
      <w:pPr>
        <w:pStyle w:val="Heading3"/>
        <w:ind w:left="360"/>
        <w:rPr>
          <w:b/>
          <w:sz w:val="22"/>
          <w:szCs w:val="22"/>
        </w:rPr>
      </w:pPr>
    </w:p>
    <w:p w:rsidR="00240FB0" w:rsidRDefault="008C4DED">
      <w:pPr>
        <w:pStyle w:val="Heading3"/>
        <w:numPr>
          <w:ilvl w:val="1"/>
          <w:numId w:val="57"/>
        </w:numPr>
        <w:rPr>
          <w:b/>
          <w:sz w:val="22"/>
          <w:szCs w:val="22"/>
        </w:rPr>
        <w:pPrChange w:id="2499" w:author="Gaurav Dutta" w:date="2016-03-03T20:37:00Z">
          <w:pPr>
            <w:pStyle w:val="Heading3"/>
            <w:numPr>
              <w:ilvl w:val="1"/>
              <w:numId w:val="13"/>
            </w:numPr>
            <w:ind w:left="360" w:hanging="360"/>
          </w:pPr>
        </w:pPrChange>
      </w:pPr>
      <w:del w:id="2500" w:author="Gaurav Dutta" w:date="2016-03-02T18:19:00Z">
        <w:r w:rsidRPr="00E42F30" w:rsidDel="00D71AFF">
          <w:rPr>
            <w:b/>
            <w:sz w:val="22"/>
            <w:szCs w:val="22"/>
          </w:rPr>
          <w:delText>Consumer submits</w:delText>
        </w:r>
      </w:del>
      <w:bookmarkStart w:id="2501" w:name="_Toc444803908"/>
      <w:ins w:id="2502" w:author="Gaurav Dutta" w:date="2016-03-02T18:19:00Z">
        <w:r w:rsidR="00D71AFF">
          <w:rPr>
            <w:b/>
            <w:sz w:val="22"/>
            <w:szCs w:val="22"/>
          </w:rPr>
          <w:t>Manage Rent Permission Request</w:t>
        </w:r>
      </w:ins>
      <w:bookmarkEnd w:id="2501"/>
      <w:del w:id="2503" w:author="Gaurav Dutta" w:date="2016-03-02T18:19:00Z">
        <w:r w:rsidRPr="00E42F30" w:rsidDel="00D71AFF">
          <w:rPr>
            <w:b/>
            <w:sz w:val="22"/>
            <w:szCs w:val="22"/>
          </w:rPr>
          <w:delText xml:space="preserve"> application</w:delText>
        </w:r>
      </w:del>
      <w:bookmarkEnd w:id="2496"/>
    </w:p>
    <w:p w:rsidR="00240FB0" w:rsidRDefault="00A11F11">
      <w:pPr>
        <w:pStyle w:val="NoSpacing"/>
        <w:numPr>
          <w:ilvl w:val="2"/>
          <w:numId w:val="57"/>
        </w:numPr>
        <w:jc w:val="both"/>
        <w:rPr>
          <w:ins w:id="2504" w:author="Gaurav Dutta" w:date="2016-03-03T21:16:00Z"/>
          <w:rStyle w:val="Emphasis"/>
          <w:i w:val="0"/>
        </w:rPr>
        <w:pPrChange w:id="2505" w:author="Gaurav Dutta" w:date="2016-03-03T20:37:00Z">
          <w:pPr>
            <w:pStyle w:val="NoSpacing"/>
            <w:numPr>
              <w:ilvl w:val="2"/>
              <w:numId w:val="13"/>
            </w:numPr>
            <w:ind w:left="1440" w:hanging="720"/>
            <w:jc w:val="both"/>
          </w:pPr>
        </w:pPrChange>
      </w:pPr>
      <w:r>
        <w:rPr>
          <w:rStyle w:val="Emphasis"/>
          <w:i w:val="0"/>
        </w:rPr>
        <w:t>T</w:t>
      </w:r>
      <w:r w:rsidRPr="004772CB">
        <w:rPr>
          <w:rStyle w:val="Emphasis"/>
          <w:i w:val="0"/>
        </w:rPr>
        <w:t xml:space="preserve">he allottee </w:t>
      </w:r>
      <w:r w:rsidRPr="001D5293">
        <w:rPr>
          <w:rStyle w:val="Emphasis"/>
          <w:i w:val="0"/>
        </w:rPr>
        <w:t>duly submits the application along with the rent permission charges with required documents to the authority.</w:t>
      </w:r>
      <w:ins w:id="2506" w:author="Gaurav Dutta" w:date="2016-03-03T21:15:00Z">
        <w:r w:rsidR="002C48AA">
          <w:rPr>
            <w:rStyle w:val="Emphasis"/>
            <w:i w:val="0"/>
          </w:rPr>
          <w:t xml:space="preserve"> </w:t>
        </w:r>
      </w:ins>
    </w:p>
    <w:p w:rsidR="002C48AA" w:rsidRPr="00854C3D" w:rsidRDefault="002C48AA">
      <w:pPr>
        <w:pStyle w:val="NoSpacing"/>
        <w:numPr>
          <w:ilvl w:val="2"/>
          <w:numId w:val="57"/>
        </w:numPr>
        <w:jc w:val="both"/>
        <w:rPr>
          <w:rStyle w:val="Emphasis"/>
          <w:i w:val="0"/>
        </w:rPr>
        <w:pPrChange w:id="2507" w:author="Gaurav Dutta" w:date="2016-03-03T20:37:00Z">
          <w:pPr>
            <w:pStyle w:val="NoSpacing"/>
            <w:numPr>
              <w:ilvl w:val="2"/>
              <w:numId w:val="13"/>
            </w:numPr>
            <w:ind w:left="1440" w:hanging="720"/>
            <w:jc w:val="both"/>
          </w:pPr>
        </w:pPrChange>
      </w:pPr>
      <w:ins w:id="2508" w:author="Gaurav Dutta" w:date="2016-03-03T21:16:00Z">
        <w:r>
          <w:rPr>
            <w:rStyle w:val="Emphasis"/>
            <w:i w:val="0"/>
          </w:rPr>
          <w:t>The system would add the rent permission request.</w:t>
        </w:r>
      </w:ins>
    </w:p>
    <w:p w:rsidR="00A11F11" w:rsidRPr="00240FB0" w:rsidRDefault="00A11F11" w:rsidP="00A11F11">
      <w:pPr>
        <w:pStyle w:val="NoSpacing"/>
        <w:ind w:left="1440"/>
        <w:jc w:val="both"/>
      </w:pPr>
    </w:p>
    <w:p w:rsidR="00240FB0" w:rsidRDefault="008C4DED">
      <w:pPr>
        <w:pStyle w:val="Heading3"/>
        <w:numPr>
          <w:ilvl w:val="1"/>
          <w:numId w:val="57"/>
        </w:numPr>
        <w:rPr>
          <w:b/>
          <w:sz w:val="22"/>
          <w:szCs w:val="22"/>
        </w:rPr>
        <w:pPrChange w:id="2509" w:author="Gaurav Dutta" w:date="2016-03-03T20:37:00Z">
          <w:pPr>
            <w:pStyle w:val="Heading3"/>
            <w:numPr>
              <w:ilvl w:val="1"/>
              <w:numId w:val="13"/>
            </w:numPr>
            <w:ind w:left="360" w:hanging="360"/>
          </w:pPr>
        </w:pPrChange>
      </w:pPr>
      <w:bookmarkStart w:id="2510" w:name="_Toc443223910"/>
      <w:del w:id="2511" w:author="Gaurav Dutta" w:date="2016-03-02T18:19:00Z">
        <w:r w:rsidRPr="00E42F30" w:rsidDel="00D71AFF">
          <w:rPr>
            <w:b/>
            <w:sz w:val="22"/>
            <w:szCs w:val="22"/>
          </w:rPr>
          <w:delText>Validation from Account department</w:delText>
        </w:r>
      </w:del>
      <w:bookmarkStart w:id="2512" w:name="_Toc444803909"/>
      <w:bookmarkEnd w:id="2510"/>
      <w:ins w:id="2513" w:author="Gaurav Dutta" w:date="2016-03-03T21:16:00Z">
        <w:r w:rsidR="002C48AA">
          <w:rPr>
            <w:b/>
            <w:sz w:val="22"/>
            <w:szCs w:val="22"/>
          </w:rPr>
          <w:t xml:space="preserve">Rent Permission Request </w:t>
        </w:r>
      </w:ins>
      <w:ins w:id="2514" w:author="Gaurav Dutta" w:date="2016-03-02T18:19:00Z">
        <w:r w:rsidR="00D71AFF">
          <w:rPr>
            <w:b/>
            <w:sz w:val="22"/>
            <w:szCs w:val="22"/>
          </w:rPr>
          <w:t>Approval</w:t>
        </w:r>
        <w:r w:rsidR="006F7BF8">
          <w:rPr>
            <w:b/>
            <w:sz w:val="22"/>
            <w:szCs w:val="22"/>
          </w:rPr>
          <w:t>(s)</w:t>
        </w:r>
      </w:ins>
      <w:bookmarkEnd w:id="2512"/>
    </w:p>
    <w:p w:rsidR="00854C3D" w:rsidRDefault="008C4DED">
      <w:pPr>
        <w:pStyle w:val="NoSpacing"/>
        <w:numPr>
          <w:ilvl w:val="2"/>
          <w:numId w:val="57"/>
        </w:numPr>
        <w:jc w:val="both"/>
        <w:rPr>
          <w:rStyle w:val="Emphasis"/>
          <w:i w:val="0"/>
        </w:rPr>
        <w:pPrChange w:id="2515" w:author="Gaurav Dutta" w:date="2016-03-03T20:37:00Z">
          <w:pPr>
            <w:pStyle w:val="NoSpacing"/>
            <w:numPr>
              <w:ilvl w:val="2"/>
              <w:numId w:val="13"/>
            </w:numPr>
            <w:ind w:left="1440" w:hanging="720"/>
            <w:jc w:val="both"/>
          </w:pPr>
        </w:pPrChange>
      </w:pPr>
      <w:r w:rsidRPr="001D5293">
        <w:rPr>
          <w:rStyle w:val="Emphasis"/>
          <w:i w:val="0"/>
        </w:rPr>
        <w:t>The assistant receives the rent permission request and would send the same to account department to validate the allottee’s account details for any pending dues.</w:t>
      </w:r>
    </w:p>
    <w:p w:rsidR="00854C3D" w:rsidRDefault="008C4DED">
      <w:pPr>
        <w:pStyle w:val="NoSpacing"/>
        <w:numPr>
          <w:ilvl w:val="2"/>
          <w:numId w:val="57"/>
        </w:numPr>
        <w:jc w:val="both"/>
        <w:rPr>
          <w:rStyle w:val="Emphasis"/>
          <w:i w:val="0"/>
        </w:rPr>
        <w:pPrChange w:id="2516" w:author="Gaurav Dutta" w:date="2016-03-03T20:37:00Z">
          <w:pPr>
            <w:pStyle w:val="NoSpacing"/>
            <w:numPr>
              <w:ilvl w:val="2"/>
              <w:numId w:val="13"/>
            </w:numPr>
            <w:ind w:left="1440" w:hanging="720"/>
            <w:jc w:val="both"/>
          </w:pPr>
        </w:pPrChange>
      </w:pPr>
      <w:r w:rsidRPr="00854C3D">
        <w:rPr>
          <w:rStyle w:val="Emphasis"/>
          <w:i w:val="0"/>
        </w:rPr>
        <w:t>The account department would verify the allottee’s account details. In case of no pending dues, the account department would issue a No Dues certificate.</w:t>
      </w:r>
    </w:p>
    <w:p w:rsidR="00240FB0" w:rsidRPr="00854C3D" w:rsidRDefault="008C4DED">
      <w:pPr>
        <w:pStyle w:val="NoSpacing"/>
        <w:numPr>
          <w:ilvl w:val="2"/>
          <w:numId w:val="57"/>
        </w:numPr>
        <w:jc w:val="both"/>
        <w:rPr>
          <w:rStyle w:val="Emphasis"/>
          <w:i w:val="0"/>
        </w:rPr>
        <w:pPrChange w:id="2517" w:author="Gaurav Dutta" w:date="2016-03-03T20:37:00Z">
          <w:pPr>
            <w:pStyle w:val="NoSpacing"/>
            <w:numPr>
              <w:ilvl w:val="2"/>
              <w:numId w:val="13"/>
            </w:numPr>
            <w:ind w:left="1440" w:hanging="720"/>
            <w:jc w:val="both"/>
          </w:pPr>
        </w:pPrChange>
      </w:pPr>
      <w:r w:rsidRPr="00854C3D">
        <w:rPr>
          <w:rStyle w:val="Emphasis"/>
          <w:i w:val="0"/>
        </w:rPr>
        <w:lastRenderedPageBreak/>
        <w:t xml:space="preserve">In case any previous dues exists, the assistant would notify the </w:t>
      </w:r>
      <w:r w:rsidR="00A0227B">
        <w:rPr>
          <w:rStyle w:val="Emphasis"/>
          <w:i w:val="0"/>
        </w:rPr>
        <w:t>Allottee</w:t>
      </w:r>
      <w:r w:rsidRPr="00854C3D">
        <w:rPr>
          <w:rStyle w:val="Emphasis"/>
          <w:i w:val="0"/>
        </w:rPr>
        <w:t xml:space="preserve"> to clear the previous dues first before applying for the rent permission letter.</w:t>
      </w:r>
    </w:p>
    <w:p w:rsidR="00240FB0" w:rsidRPr="001D5293" w:rsidRDefault="008C4DED">
      <w:pPr>
        <w:pStyle w:val="NoSpacing"/>
        <w:numPr>
          <w:ilvl w:val="2"/>
          <w:numId w:val="57"/>
        </w:numPr>
        <w:jc w:val="both"/>
        <w:rPr>
          <w:rStyle w:val="Emphasis"/>
          <w:i w:val="0"/>
        </w:rPr>
        <w:pPrChange w:id="2518" w:author="Gaurav Dutta" w:date="2016-03-03T20:37:00Z">
          <w:pPr>
            <w:pStyle w:val="NoSpacing"/>
            <w:numPr>
              <w:ilvl w:val="2"/>
              <w:numId w:val="13"/>
            </w:numPr>
            <w:ind w:left="1440" w:hanging="720"/>
            <w:jc w:val="both"/>
          </w:pPr>
        </w:pPrChange>
      </w:pPr>
      <w:r w:rsidRPr="001D5293">
        <w:rPr>
          <w:rStyle w:val="Emphasis"/>
          <w:i w:val="0"/>
        </w:rPr>
        <w:t xml:space="preserve">Post verification from the accounts departments and if no dues exists, the assistant would ask the </w:t>
      </w:r>
      <w:r w:rsidR="00A0227B">
        <w:rPr>
          <w:rStyle w:val="Emphasis"/>
          <w:i w:val="0"/>
        </w:rPr>
        <w:t>Allottee</w:t>
      </w:r>
      <w:r w:rsidRPr="001D5293">
        <w:rPr>
          <w:rStyle w:val="Emphasis"/>
          <w:i w:val="0"/>
        </w:rPr>
        <w:t xml:space="preserve"> to pay the rent permission charges.</w:t>
      </w:r>
    </w:p>
    <w:p w:rsidR="00240FB0" w:rsidRPr="001D5293" w:rsidRDefault="008C4DED">
      <w:pPr>
        <w:pStyle w:val="NoSpacing"/>
        <w:numPr>
          <w:ilvl w:val="2"/>
          <w:numId w:val="57"/>
        </w:numPr>
        <w:jc w:val="both"/>
        <w:rPr>
          <w:rStyle w:val="Emphasis"/>
          <w:i w:val="0"/>
        </w:rPr>
        <w:pPrChange w:id="2519" w:author="Gaurav Dutta" w:date="2016-03-03T20:37:00Z">
          <w:pPr>
            <w:pStyle w:val="NoSpacing"/>
            <w:numPr>
              <w:ilvl w:val="2"/>
              <w:numId w:val="13"/>
            </w:numPr>
            <w:ind w:left="1440" w:hanging="720"/>
            <w:jc w:val="both"/>
          </w:pPr>
        </w:pPrChange>
      </w:pPr>
      <w:r w:rsidRPr="001D5293">
        <w:rPr>
          <w:rStyle w:val="Emphasis"/>
          <w:i w:val="0"/>
        </w:rPr>
        <w:t xml:space="preserve">The </w:t>
      </w:r>
      <w:r w:rsidR="00A0227B">
        <w:rPr>
          <w:rStyle w:val="Emphasis"/>
          <w:i w:val="0"/>
        </w:rPr>
        <w:t>Allottee</w:t>
      </w:r>
      <w:r w:rsidRPr="001D5293">
        <w:rPr>
          <w:rStyle w:val="Emphasis"/>
          <w:i w:val="0"/>
        </w:rPr>
        <w:t xml:space="preserve"> pays the rent permission charges and updates the same to the authority.</w:t>
      </w:r>
    </w:p>
    <w:p w:rsidR="008C4DED" w:rsidRDefault="008C4DED">
      <w:pPr>
        <w:pStyle w:val="NoSpacing"/>
        <w:numPr>
          <w:ilvl w:val="2"/>
          <w:numId w:val="57"/>
        </w:numPr>
        <w:jc w:val="both"/>
        <w:rPr>
          <w:rStyle w:val="Emphasis"/>
          <w:i w:val="0"/>
        </w:rPr>
        <w:pPrChange w:id="2520" w:author="Gaurav Dutta" w:date="2016-03-03T20:37:00Z">
          <w:pPr>
            <w:pStyle w:val="NoSpacing"/>
            <w:numPr>
              <w:ilvl w:val="2"/>
              <w:numId w:val="13"/>
            </w:numPr>
            <w:ind w:left="1440" w:hanging="720"/>
            <w:jc w:val="both"/>
          </w:pPr>
        </w:pPrChange>
      </w:pPr>
      <w:r w:rsidRPr="001D5293">
        <w:rPr>
          <w:rStyle w:val="Emphasis"/>
          <w:i w:val="0"/>
        </w:rPr>
        <w:t>The assistant verifies the rent payment details with the accounts department.</w:t>
      </w:r>
    </w:p>
    <w:p w:rsidR="00A11F11" w:rsidRPr="001D5293" w:rsidDel="00D71AFF" w:rsidRDefault="00A11F11">
      <w:pPr>
        <w:pStyle w:val="NoSpacing"/>
        <w:numPr>
          <w:ilvl w:val="0"/>
          <w:numId w:val="57"/>
        </w:numPr>
        <w:jc w:val="both"/>
        <w:rPr>
          <w:del w:id="2521" w:author="Gaurav Dutta" w:date="2016-03-02T18:19:00Z"/>
          <w:rStyle w:val="Emphasis"/>
          <w:i w:val="0"/>
        </w:rPr>
        <w:pPrChange w:id="2522" w:author="Gaurav Dutta" w:date="2016-03-03T20:37:00Z">
          <w:pPr>
            <w:pStyle w:val="NoSpacing"/>
            <w:ind w:left="1440"/>
            <w:jc w:val="both"/>
          </w:pPr>
        </w:pPrChange>
      </w:pPr>
    </w:p>
    <w:p w:rsidR="00537499" w:rsidDel="00D71AFF" w:rsidRDefault="008C4DED">
      <w:pPr>
        <w:pStyle w:val="Heading3"/>
        <w:numPr>
          <w:ilvl w:val="1"/>
          <w:numId w:val="57"/>
        </w:numPr>
        <w:rPr>
          <w:del w:id="2523" w:author="Gaurav Dutta" w:date="2016-03-02T18:19:00Z"/>
          <w:b/>
          <w:sz w:val="22"/>
          <w:szCs w:val="22"/>
        </w:rPr>
        <w:pPrChange w:id="2524" w:author="Gaurav Dutta" w:date="2016-03-03T20:37:00Z">
          <w:pPr>
            <w:pStyle w:val="Heading3"/>
            <w:numPr>
              <w:ilvl w:val="1"/>
              <w:numId w:val="13"/>
            </w:numPr>
            <w:ind w:left="360" w:hanging="360"/>
          </w:pPr>
        </w:pPrChange>
      </w:pPr>
      <w:bookmarkStart w:id="2525" w:name="_Toc443223911"/>
      <w:del w:id="2526" w:author="Gaurav Dutta" w:date="2016-03-02T18:19:00Z">
        <w:r w:rsidRPr="00E42F30" w:rsidDel="00D71AFF">
          <w:rPr>
            <w:b/>
            <w:sz w:val="22"/>
            <w:szCs w:val="22"/>
          </w:rPr>
          <w:delText>Approval from manager</w:delText>
        </w:r>
        <w:bookmarkEnd w:id="2525"/>
      </w:del>
    </w:p>
    <w:p w:rsidR="00537499" w:rsidRPr="001D5293" w:rsidRDefault="008C4DED">
      <w:pPr>
        <w:pStyle w:val="NoSpacing"/>
        <w:numPr>
          <w:ilvl w:val="2"/>
          <w:numId w:val="57"/>
        </w:numPr>
        <w:jc w:val="both"/>
        <w:rPr>
          <w:rStyle w:val="Emphasis"/>
          <w:i w:val="0"/>
        </w:rPr>
        <w:pPrChange w:id="2527" w:author="Gaurav Dutta" w:date="2016-03-03T20:37:00Z">
          <w:pPr>
            <w:pStyle w:val="NoSpacing"/>
            <w:numPr>
              <w:ilvl w:val="2"/>
              <w:numId w:val="13"/>
            </w:numPr>
            <w:ind w:left="1440" w:hanging="720"/>
            <w:jc w:val="both"/>
          </w:pPr>
        </w:pPrChange>
      </w:pPr>
      <w:r w:rsidRPr="001D5293">
        <w:rPr>
          <w:rStyle w:val="Emphasis"/>
          <w:i w:val="0"/>
        </w:rPr>
        <w:t>After receiving the payment confirmation from accounts, the assistant would send the rent permission request to the manager for his approval.</w:t>
      </w:r>
    </w:p>
    <w:p w:rsidR="008C4DED" w:rsidRDefault="008C4DED">
      <w:pPr>
        <w:pStyle w:val="NoSpacing"/>
        <w:numPr>
          <w:ilvl w:val="2"/>
          <w:numId w:val="57"/>
        </w:numPr>
        <w:jc w:val="both"/>
        <w:rPr>
          <w:rStyle w:val="Emphasis"/>
          <w:i w:val="0"/>
        </w:rPr>
        <w:pPrChange w:id="2528" w:author="Gaurav Dutta" w:date="2016-03-03T20:37:00Z">
          <w:pPr>
            <w:pStyle w:val="NoSpacing"/>
            <w:numPr>
              <w:ilvl w:val="2"/>
              <w:numId w:val="13"/>
            </w:numPr>
            <w:ind w:left="1440" w:hanging="720"/>
            <w:jc w:val="both"/>
          </w:pPr>
        </w:pPrChange>
      </w:pPr>
      <w:r w:rsidRPr="001D5293">
        <w:rPr>
          <w:rStyle w:val="Emphasis"/>
          <w:i w:val="0"/>
        </w:rPr>
        <w:t xml:space="preserve">Once the manager approves the request, the assistant would issue the rent permission letter to the </w:t>
      </w:r>
      <w:r w:rsidR="00A0227B">
        <w:rPr>
          <w:rStyle w:val="Emphasis"/>
          <w:i w:val="0"/>
        </w:rPr>
        <w:t>Allottee</w:t>
      </w:r>
      <w:r w:rsidRPr="001D5293">
        <w:rPr>
          <w:rStyle w:val="Emphasis"/>
          <w:i w:val="0"/>
        </w:rPr>
        <w:t>.</w:t>
      </w:r>
    </w:p>
    <w:p w:rsidR="00A11F11" w:rsidRDefault="00A11F11" w:rsidP="00A11F11">
      <w:pPr>
        <w:pStyle w:val="NoSpacing"/>
        <w:ind w:left="1440"/>
        <w:jc w:val="both"/>
        <w:rPr>
          <w:ins w:id="2529" w:author="Gaurav Dutta" w:date="2016-03-03T21:16:00Z"/>
          <w:rStyle w:val="Emphasis"/>
          <w:i w:val="0"/>
        </w:rPr>
      </w:pPr>
    </w:p>
    <w:p w:rsidR="002C48AA" w:rsidRDefault="002C48AA" w:rsidP="002C48AA">
      <w:pPr>
        <w:pStyle w:val="NoSpacing"/>
        <w:ind w:left="1440"/>
        <w:jc w:val="both"/>
        <w:rPr>
          <w:ins w:id="2530" w:author="Gaurav Dutta" w:date="2016-03-03T21:16:00Z"/>
          <w:rStyle w:val="Emphasis"/>
          <w:i w:val="0"/>
        </w:rPr>
      </w:pPr>
      <w:ins w:id="2531" w:author="Gaurav Dutta" w:date="2016-03-03T21:16:00Z">
        <w:r>
          <w:rPr>
            <w:rStyle w:val="Emphasis"/>
            <w:i w:val="0"/>
          </w:rPr>
          <w:t>Key functionalities involved:</w:t>
        </w:r>
      </w:ins>
    </w:p>
    <w:p w:rsidR="002C48AA" w:rsidRDefault="002C48AA" w:rsidP="002C48AA">
      <w:pPr>
        <w:pStyle w:val="NoSpacing"/>
        <w:numPr>
          <w:ilvl w:val="3"/>
          <w:numId w:val="57"/>
        </w:numPr>
        <w:jc w:val="both"/>
        <w:rPr>
          <w:ins w:id="2532" w:author="Gaurav Dutta" w:date="2016-03-03T21:16:00Z"/>
          <w:rStyle w:val="Emphasis"/>
          <w:i w:val="0"/>
        </w:rPr>
      </w:pPr>
      <w:ins w:id="2533" w:author="Gaurav Dutta" w:date="2016-03-03T21:16:00Z">
        <w:r>
          <w:rPr>
            <w:rStyle w:val="Emphasis"/>
            <w:i w:val="0"/>
          </w:rPr>
          <w:t>Auto-generation of Rent Permission Letter</w:t>
        </w:r>
      </w:ins>
    </w:p>
    <w:p w:rsidR="002C48AA" w:rsidRDefault="00D73102" w:rsidP="002C48AA">
      <w:pPr>
        <w:pStyle w:val="NoSpacing"/>
        <w:numPr>
          <w:ilvl w:val="3"/>
          <w:numId w:val="57"/>
        </w:numPr>
        <w:jc w:val="both"/>
        <w:rPr>
          <w:ins w:id="2534" w:author="Gaurav Dutta" w:date="2016-03-03T21:16:00Z"/>
          <w:rStyle w:val="Emphasis"/>
          <w:i w:val="0"/>
        </w:rPr>
      </w:pPr>
      <w:ins w:id="2535" w:author="Gaurav Dutta" w:date="2016-03-03T21:17:00Z">
        <w:r>
          <w:rPr>
            <w:rStyle w:val="Emphasis"/>
            <w:i w:val="0"/>
          </w:rPr>
          <w:t xml:space="preserve">Update </w:t>
        </w:r>
      </w:ins>
      <w:ins w:id="2536" w:author="Gaurav Dutta" w:date="2016-03-03T21:16:00Z">
        <w:r w:rsidR="002C48AA">
          <w:rPr>
            <w:rStyle w:val="Emphasis"/>
            <w:i w:val="0"/>
          </w:rPr>
          <w:t xml:space="preserve">Dues/No Dues status </w:t>
        </w:r>
      </w:ins>
    </w:p>
    <w:p w:rsidR="002C48AA" w:rsidRPr="001D5293" w:rsidRDefault="002C48AA" w:rsidP="00A11F11">
      <w:pPr>
        <w:pStyle w:val="NoSpacing"/>
        <w:ind w:left="1440"/>
        <w:jc w:val="both"/>
        <w:rPr>
          <w:rStyle w:val="Emphasis"/>
          <w:i w:val="0"/>
        </w:rPr>
      </w:pPr>
    </w:p>
    <w:p w:rsidR="00F117FE" w:rsidRPr="00F117FE" w:rsidRDefault="00F117FE">
      <w:pPr>
        <w:pStyle w:val="Heading3"/>
        <w:numPr>
          <w:ilvl w:val="1"/>
          <w:numId w:val="57"/>
        </w:numPr>
        <w:rPr>
          <w:b/>
          <w:sz w:val="22"/>
          <w:szCs w:val="22"/>
        </w:rPr>
        <w:pPrChange w:id="2537" w:author="Gaurav Dutta" w:date="2016-03-03T20:37:00Z">
          <w:pPr>
            <w:pStyle w:val="Heading3"/>
            <w:numPr>
              <w:ilvl w:val="1"/>
              <w:numId w:val="13"/>
            </w:numPr>
            <w:ind w:left="360" w:hanging="360"/>
          </w:pPr>
        </w:pPrChange>
      </w:pPr>
      <w:bookmarkStart w:id="2538" w:name="_Toc444803910"/>
      <w:r w:rsidRPr="00F117FE">
        <w:rPr>
          <w:b/>
          <w:sz w:val="22"/>
          <w:szCs w:val="22"/>
        </w:rPr>
        <w:t>Business Rules for Renting</w:t>
      </w:r>
      <w:bookmarkEnd w:id="2538"/>
    </w:p>
    <w:p w:rsidR="00F117FE" w:rsidRPr="001D5293" w:rsidRDefault="00F117FE" w:rsidP="00F117FE">
      <w:pPr>
        <w:pStyle w:val="BodyTextIndent"/>
        <w:ind w:left="612" w:hanging="612"/>
        <w:rPr>
          <w:rStyle w:val="Emphasis"/>
          <w:rFonts w:asciiTheme="minorHAnsi" w:hAnsiTheme="minorHAnsi"/>
          <w:i w:val="0"/>
          <w:sz w:val="22"/>
          <w:szCs w:val="22"/>
        </w:rPr>
      </w:pPr>
    </w:p>
    <w:p w:rsidR="00F117FE" w:rsidRPr="00973C81" w:rsidRDefault="00854C3D" w:rsidP="00973C81">
      <w:pPr>
        <w:pStyle w:val="BodyTextIndent"/>
        <w:numPr>
          <w:ilvl w:val="0"/>
          <w:numId w:val="10"/>
        </w:numPr>
        <w:spacing w:after="120"/>
        <w:rPr>
          <w:rStyle w:val="Emphasis"/>
          <w:rFonts w:asciiTheme="minorHAnsi" w:hAnsiTheme="minorHAnsi"/>
          <w:i w:val="0"/>
          <w:sz w:val="22"/>
          <w:szCs w:val="22"/>
        </w:rPr>
      </w:pPr>
      <w:r w:rsidRPr="00854C3D">
        <w:rPr>
          <w:rStyle w:val="Emphasis"/>
          <w:rFonts w:asciiTheme="minorHAnsi" w:hAnsiTheme="minorHAnsi"/>
          <w:i w:val="0"/>
          <w:sz w:val="22"/>
          <w:szCs w:val="22"/>
        </w:rPr>
        <w:t>The industrial premises for which renting permission is required should not be a cancelled one and should have been declared functional by the</w:t>
      </w:r>
      <w:r>
        <w:rPr>
          <w:rStyle w:val="Emphasis"/>
          <w:rFonts w:asciiTheme="minorHAnsi" w:hAnsiTheme="minorHAnsi"/>
          <w:i w:val="0"/>
          <w:sz w:val="22"/>
          <w:szCs w:val="22"/>
        </w:rPr>
        <w:t xml:space="preserve"> authority.</w:t>
      </w:r>
    </w:p>
    <w:p w:rsidR="00F117FE" w:rsidRPr="001D5293" w:rsidRDefault="00F117FE" w:rsidP="00F117FE">
      <w:pPr>
        <w:pStyle w:val="BodyTextIndent"/>
        <w:ind w:left="0"/>
        <w:rPr>
          <w:rStyle w:val="Emphasis"/>
          <w:rFonts w:asciiTheme="minorHAnsi" w:hAnsiTheme="minorHAnsi"/>
          <w:i w:val="0"/>
          <w:sz w:val="22"/>
          <w:szCs w:val="22"/>
        </w:rPr>
      </w:pPr>
    </w:p>
    <w:p w:rsidR="00F117FE" w:rsidRPr="001D5293" w:rsidRDefault="00F117FE" w:rsidP="008F19E4">
      <w:pPr>
        <w:pStyle w:val="BodyTextIndent"/>
        <w:numPr>
          <w:ilvl w:val="0"/>
          <w:numId w:val="10"/>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Renting permission is granted if:</w:t>
      </w:r>
    </w:p>
    <w:p w:rsidR="00F117FE" w:rsidRPr="001D5293" w:rsidRDefault="00F117FE" w:rsidP="00F117FE">
      <w:pPr>
        <w:pStyle w:val="BodyTextIndent"/>
        <w:ind w:left="1332" w:hanging="612"/>
        <w:rPr>
          <w:rStyle w:val="Emphasis"/>
          <w:rFonts w:asciiTheme="minorHAnsi" w:hAnsiTheme="minorHAnsi"/>
          <w:i w:val="0"/>
          <w:sz w:val="22"/>
          <w:szCs w:val="22"/>
        </w:rPr>
      </w:pPr>
    </w:p>
    <w:p w:rsidR="00F117FE" w:rsidRPr="001D5293" w:rsidRDefault="00F117FE" w:rsidP="008F19E4">
      <w:pPr>
        <w:pStyle w:val="BodyTextIndent"/>
        <w:numPr>
          <w:ilvl w:val="0"/>
          <w:numId w:val="11"/>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 xml:space="preserve">Upto date dues of </w:t>
      </w:r>
      <w:r w:rsidR="00660E54">
        <w:rPr>
          <w:rStyle w:val="Emphasis"/>
          <w:rFonts w:asciiTheme="minorHAnsi" w:hAnsiTheme="minorHAnsi"/>
          <w:i w:val="0"/>
          <w:sz w:val="22"/>
          <w:szCs w:val="22"/>
        </w:rPr>
        <w:t>authority</w:t>
      </w:r>
      <w:r w:rsidRPr="001D5293">
        <w:rPr>
          <w:rStyle w:val="Emphasis"/>
          <w:rFonts w:asciiTheme="minorHAnsi" w:hAnsiTheme="minorHAnsi"/>
          <w:i w:val="0"/>
          <w:sz w:val="22"/>
          <w:szCs w:val="22"/>
        </w:rPr>
        <w:t xml:space="preserve"> have been cleared.</w:t>
      </w:r>
    </w:p>
    <w:p w:rsidR="00F117FE" w:rsidRPr="001D5293" w:rsidRDefault="00F117FE" w:rsidP="008F19E4">
      <w:pPr>
        <w:pStyle w:val="BodyTextIndent"/>
        <w:numPr>
          <w:ilvl w:val="0"/>
          <w:numId w:val="11"/>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Lease deed/Transfer deed/Sale deed as applicable h</w:t>
      </w:r>
      <w:r w:rsidR="00973C81">
        <w:rPr>
          <w:rStyle w:val="Emphasis"/>
          <w:rFonts w:asciiTheme="minorHAnsi" w:hAnsiTheme="minorHAnsi"/>
          <w:i w:val="0"/>
          <w:sz w:val="22"/>
          <w:szCs w:val="22"/>
        </w:rPr>
        <w:t>as been executed.</w:t>
      </w:r>
    </w:p>
    <w:p w:rsidR="00F117FE" w:rsidRPr="00973C81" w:rsidRDefault="00F117FE" w:rsidP="00973C81">
      <w:pPr>
        <w:pStyle w:val="BodyTextIndent"/>
        <w:numPr>
          <w:ilvl w:val="0"/>
          <w:numId w:val="11"/>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NOC’s of the term lending Institution (s), in case the industrial premises is mortgaged/ offered as collateral security.</w:t>
      </w:r>
    </w:p>
    <w:p w:rsidR="00F117FE" w:rsidRPr="001D5293" w:rsidRDefault="00F117FE" w:rsidP="00F117FE">
      <w:pPr>
        <w:pStyle w:val="BodyTextIndent"/>
        <w:ind w:left="211"/>
        <w:rPr>
          <w:rStyle w:val="Emphasis"/>
          <w:rFonts w:asciiTheme="minorHAnsi" w:hAnsiTheme="minorHAnsi"/>
          <w:i w:val="0"/>
          <w:sz w:val="22"/>
          <w:szCs w:val="22"/>
        </w:rPr>
      </w:pPr>
    </w:p>
    <w:p w:rsidR="00F117FE" w:rsidRPr="00111944" w:rsidRDefault="00F117FE" w:rsidP="008F19E4">
      <w:pPr>
        <w:pStyle w:val="BodyTextIndent"/>
        <w:numPr>
          <w:ilvl w:val="0"/>
          <w:numId w:val="10"/>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In case of re-renting, the renting charges would be deposited again.</w:t>
      </w:r>
      <w:r w:rsidRPr="00111944">
        <w:rPr>
          <w:rStyle w:val="Emphasis"/>
          <w:rFonts w:asciiTheme="minorHAnsi" w:hAnsiTheme="minorHAnsi"/>
          <w:i w:val="0"/>
          <w:sz w:val="22"/>
          <w:szCs w:val="22"/>
        </w:rPr>
        <w:t xml:space="preserve"> </w:t>
      </w:r>
    </w:p>
    <w:p w:rsidR="00973C81" w:rsidRDefault="00973C81" w:rsidP="008F19E4">
      <w:pPr>
        <w:pStyle w:val="BodyTextIndent"/>
        <w:numPr>
          <w:ilvl w:val="0"/>
          <w:numId w:val="10"/>
        </w:numPr>
        <w:spacing w:after="120"/>
        <w:rPr>
          <w:ins w:id="2539" w:author="Gaurav Dutta" w:date="2016-03-02T19:36:00Z"/>
          <w:rStyle w:val="Emphasis"/>
          <w:rFonts w:asciiTheme="minorHAnsi" w:hAnsiTheme="minorHAnsi"/>
          <w:i w:val="0"/>
          <w:sz w:val="22"/>
          <w:szCs w:val="22"/>
        </w:rPr>
      </w:pPr>
      <w:r w:rsidRPr="00973C81">
        <w:rPr>
          <w:rStyle w:val="Emphasis"/>
          <w:rFonts w:asciiTheme="minorHAnsi" w:hAnsiTheme="minorHAnsi"/>
          <w:i w:val="0"/>
          <w:sz w:val="22"/>
          <w:szCs w:val="22"/>
        </w:rPr>
        <w:t xml:space="preserve">If any tenant leaves tenancy before </w:t>
      </w:r>
      <w:r>
        <w:rPr>
          <w:rStyle w:val="Emphasis"/>
          <w:rFonts w:asciiTheme="minorHAnsi" w:hAnsiTheme="minorHAnsi"/>
          <w:i w:val="0"/>
          <w:sz w:val="22"/>
          <w:szCs w:val="22"/>
        </w:rPr>
        <w:t>a defined term</w:t>
      </w:r>
      <w:r w:rsidRPr="00973C81">
        <w:rPr>
          <w:rStyle w:val="Emphasis"/>
          <w:rFonts w:asciiTheme="minorHAnsi" w:hAnsiTheme="minorHAnsi"/>
          <w:i w:val="0"/>
          <w:sz w:val="22"/>
          <w:szCs w:val="22"/>
        </w:rPr>
        <w:t xml:space="preserve"> then for balance remaining period, permission can be granted for new tenant on payment of </w:t>
      </w:r>
      <w:r>
        <w:rPr>
          <w:rStyle w:val="Emphasis"/>
          <w:rFonts w:asciiTheme="minorHAnsi" w:hAnsiTheme="minorHAnsi"/>
          <w:i w:val="0"/>
          <w:sz w:val="22"/>
          <w:szCs w:val="22"/>
        </w:rPr>
        <w:t>a percentage</w:t>
      </w:r>
      <w:r w:rsidRPr="00973C81">
        <w:rPr>
          <w:rStyle w:val="Emphasis"/>
          <w:rFonts w:asciiTheme="minorHAnsi" w:hAnsiTheme="minorHAnsi"/>
          <w:i w:val="0"/>
          <w:sz w:val="22"/>
          <w:szCs w:val="22"/>
        </w:rPr>
        <w:t xml:space="preserve"> of prevailing rate of renting charges for the entire plot area and subject to fulfillment of other terms and conditions. </w:t>
      </w:r>
    </w:p>
    <w:p w:rsidR="00000136" w:rsidRDefault="00000136" w:rsidP="008F19E4">
      <w:pPr>
        <w:pStyle w:val="BodyTextIndent"/>
        <w:numPr>
          <w:ilvl w:val="0"/>
          <w:numId w:val="10"/>
        </w:numPr>
        <w:spacing w:after="120"/>
        <w:rPr>
          <w:ins w:id="2540" w:author="Gaurav Dutta" w:date="2016-03-02T19:36:00Z"/>
          <w:rStyle w:val="Emphasis"/>
          <w:rFonts w:asciiTheme="minorHAnsi" w:hAnsiTheme="minorHAnsi"/>
          <w:i w:val="0"/>
          <w:sz w:val="22"/>
          <w:szCs w:val="22"/>
        </w:rPr>
      </w:pPr>
      <w:ins w:id="2541" w:author="Gaurav Dutta" w:date="2016-03-02T19:40:00Z">
        <w:r>
          <w:rPr>
            <w:rFonts w:asciiTheme="minorHAnsi" w:hAnsiTheme="minorHAnsi"/>
            <w:iCs/>
            <w:noProof/>
            <w:sz w:val="22"/>
            <w:szCs w:val="22"/>
            <w:lang w:bidi="hi-IN"/>
          </w:rPr>
          <mc:AlternateContent>
            <mc:Choice Requires="wps">
              <w:drawing>
                <wp:anchor distT="0" distB="0" distL="114300" distR="114300" simplePos="0" relativeHeight="251681792" behindDoc="1" locked="0" layoutInCell="1" allowOverlap="1">
                  <wp:simplePos x="0" y="0"/>
                  <wp:positionH relativeFrom="column">
                    <wp:posOffset>906780</wp:posOffset>
                  </wp:positionH>
                  <wp:positionV relativeFrom="paragraph">
                    <wp:posOffset>3810</wp:posOffset>
                  </wp:positionV>
                  <wp:extent cx="3124200" cy="161925"/>
                  <wp:effectExtent l="0" t="0" r="19050" b="28575"/>
                  <wp:wrapNone/>
                  <wp:docPr id="32" name="Rectangle 32"/>
                  <wp:cNvGraphicFramePr/>
                  <a:graphic xmlns:a="http://schemas.openxmlformats.org/drawingml/2006/main">
                    <a:graphicData uri="http://schemas.microsoft.com/office/word/2010/wordprocessingShape">
                      <wps:wsp>
                        <wps:cNvSpPr/>
                        <wps:spPr>
                          <a:xfrm>
                            <a:off x="0" y="0"/>
                            <a:ext cx="3124200"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C2483E" id="Rectangle 32" o:spid="_x0000_s1026" style="position:absolute;margin-left:71.4pt;margin-top:.3pt;width:246pt;height:12.7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" filled="f" strokecolor="black [3213]" strokeweight="1pt"/>
              </w:pict>
            </mc:Fallback>
          </mc:AlternateContent>
        </w:r>
      </w:ins>
      <w:ins w:id="2542" w:author="Gaurav Dutta" w:date="2016-03-02T19:36:00Z">
        <w:r>
          <w:rPr>
            <w:rStyle w:val="Emphasis"/>
            <w:rFonts w:asciiTheme="minorHAnsi" w:hAnsiTheme="minorHAnsi"/>
            <w:i w:val="0"/>
            <w:sz w:val="22"/>
            <w:szCs w:val="22"/>
          </w:rPr>
          <w:t>Rent Permission</w:t>
        </w:r>
      </w:ins>
      <w:ins w:id="2543" w:author="Gaurav Dutta" w:date="2016-03-02T19:40:00Z">
        <w:r>
          <w:rPr>
            <w:rStyle w:val="Emphasis"/>
            <w:rFonts w:asciiTheme="minorHAnsi" w:hAnsiTheme="minorHAnsi"/>
            <w:i w:val="0"/>
            <w:sz w:val="22"/>
            <w:szCs w:val="22"/>
          </w:rPr>
          <w:t xml:space="preserve"> charge</w:t>
        </w:r>
      </w:ins>
      <w:ins w:id="2544" w:author="Gaurav Dutta" w:date="2016-03-02T19:36:00Z">
        <w:r>
          <w:rPr>
            <w:rStyle w:val="Emphasis"/>
            <w:rFonts w:asciiTheme="minorHAnsi" w:hAnsiTheme="minorHAnsi"/>
            <w:i w:val="0"/>
            <w:sz w:val="22"/>
            <w:szCs w:val="22"/>
          </w:rPr>
          <w:t xml:space="preserve"> = </w:t>
        </w:r>
      </w:ins>
      <w:ins w:id="2545" w:author="Gaurav Dutta" w:date="2016-03-02T19:39:00Z">
        <w:r>
          <w:rPr>
            <w:rStyle w:val="Emphasis"/>
            <w:rFonts w:asciiTheme="minorHAnsi" w:hAnsiTheme="minorHAnsi"/>
            <w:i w:val="0"/>
            <w:sz w:val="22"/>
            <w:szCs w:val="22"/>
          </w:rPr>
          <w:t>(</w:t>
        </w:r>
      </w:ins>
      <w:ins w:id="2546" w:author="Gaurav Dutta" w:date="2016-03-02T19:36:00Z">
        <w:r>
          <w:rPr>
            <w:rStyle w:val="Emphasis"/>
            <w:rFonts w:asciiTheme="minorHAnsi" w:hAnsiTheme="minorHAnsi"/>
            <w:i w:val="0"/>
            <w:sz w:val="22"/>
            <w:szCs w:val="22"/>
          </w:rPr>
          <w:t>FAR * Defined Amount)</w:t>
        </w:r>
      </w:ins>
      <w:ins w:id="2547" w:author="Gaurav Dutta" w:date="2016-03-02T19:40:00Z">
        <w:r>
          <w:rPr>
            <w:rStyle w:val="Emphasis"/>
            <w:rFonts w:asciiTheme="minorHAnsi" w:hAnsiTheme="minorHAnsi"/>
            <w:i w:val="0"/>
            <w:sz w:val="22"/>
            <w:szCs w:val="22"/>
          </w:rPr>
          <w:t xml:space="preserve"> * N</w:t>
        </w:r>
      </w:ins>
    </w:p>
    <w:p w:rsidR="00000136" w:rsidRDefault="00000136">
      <w:pPr>
        <w:pStyle w:val="BodyTextIndent"/>
        <w:spacing w:after="120"/>
        <w:ind w:left="1440"/>
        <w:rPr>
          <w:ins w:id="2548" w:author="Gaurav Dutta" w:date="2016-03-02T19:38:00Z"/>
          <w:rStyle w:val="Emphasis"/>
          <w:rFonts w:asciiTheme="minorHAnsi" w:hAnsiTheme="minorHAnsi"/>
          <w:i w:val="0"/>
          <w:sz w:val="22"/>
          <w:szCs w:val="22"/>
        </w:rPr>
        <w:pPrChange w:id="2549" w:author="Gaurav Dutta" w:date="2016-03-02T19:38:00Z">
          <w:pPr>
            <w:pStyle w:val="BodyTextIndent"/>
            <w:numPr>
              <w:numId w:val="10"/>
            </w:numPr>
            <w:spacing w:after="120"/>
            <w:ind w:left="1440" w:hanging="360"/>
          </w:pPr>
        </w:pPrChange>
      </w:pPr>
      <w:ins w:id="2550" w:author="Gaurav Dutta" w:date="2016-03-02T19:38:00Z">
        <w:r>
          <w:rPr>
            <w:rStyle w:val="Emphasis"/>
            <w:rFonts w:asciiTheme="minorHAnsi" w:hAnsiTheme="minorHAnsi"/>
            <w:i w:val="0"/>
            <w:sz w:val="22"/>
            <w:szCs w:val="22"/>
          </w:rPr>
          <w:t>FAR = Floor Area Ratio</w:t>
        </w:r>
      </w:ins>
    </w:p>
    <w:p w:rsidR="00000136" w:rsidRDefault="00000136">
      <w:pPr>
        <w:pStyle w:val="BodyTextIndent"/>
        <w:spacing w:after="120"/>
        <w:ind w:left="1440"/>
        <w:rPr>
          <w:rStyle w:val="Emphasis"/>
          <w:rFonts w:asciiTheme="minorHAnsi" w:hAnsiTheme="minorHAnsi"/>
          <w:i w:val="0"/>
          <w:sz w:val="22"/>
          <w:szCs w:val="22"/>
        </w:rPr>
        <w:pPrChange w:id="2551" w:author="Gaurav Dutta" w:date="2016-03-02T19:38:00Z">
          <w:pPr>
            <w:pStyle w:val="BodyTextIndent"/>
            <w:numPr>
              <w:numId w:val="10"/>
            </w:numPr>
            <w:spacing w:after="120"/>
            <w:ind w:left="1440" w:hanging="360"/>
          </w:pPr>
        </w:pPrChange>
      </w:pPr>
      <w:ins w:id="2552" w:author="Gaurav Dutta" w:date="2016-03-02T19:38:00Z">
        <w:r>
          <w:rPr>
            <w:rStyle w:val="Emphasis"/>
            <w:rFonts w:asciiTheme="minorHAnsi" w:hAnsiTheme="minorHAnsi"/>
            <w:i w:val="0"/>
            <w:sz w:val="22"/>
            <w:szCs w:val="22"/>
          </w:rPr>
          <w:t>Defined Amount = Area-wise amount set by the authority</w:t>
        </w:r>
      </w:ins>
    </w:p>
    <w:p w:rsidR="00F117FE" w:rsidRPr="00973C81" w:rsidRDefault="00000136" w:rsidP="00973C81">
      <w:pPr>
        <w:pStyle w:val="BodyTextIndent"/>
        <w:spacing w:after="120"/>
        <w:ind w:left="1080"/>
        <w:rPr>
          <w:rStyle w:val="Emphasis"/>
          <w:rFonts w:asciiTheme="minorHAnsi" w:hAnsiTheme="minorHAnsi"/>
          <w:i w:val="0"/>
          <w:sz w:val="22"/>
          <w:szCs w:val="22"/>
        </w:rPr>
      </w:pPr>
      <w:ins w:id="2553" w:author="Gaurav Dutta" w:date="2016-03-02T19:40:00Z">
        <w:r>
          <w:rPr>
            <w:rStyle w:val="Emphasis"/>
            <w:rFonts w:asciiTheme="minorHAnsi" w:hAnsiTheme="minorHAnsi"/>
            <w:i w:val="0"/>
            <w:sz w:val="22"/>
            <w:szCs w:val="22"/>
          </w:rPr>
          <w:tab/>
          <w:t>N = number of years</w:t>
        </w:r>
      </w:ins>
    </w:p>
    <w:p w:rsidR="008C4DED" w:rsidRPr="00660E54" w:rsidRDefault="008C4DED" w:rsidP="00F05C35">
      <w:pPr>
        <w:rPr>
          <w:i/>
        </w:rPr>
      </w:pPr>
    </w:p>
    <w:p w:rsidR="00A11F11" w:rsidRDefault="00A11F11" w:rsidP="00F05C35"/>
    <w:p w:rsidR="00A11F11" w:rsidRDefault="00A11F11" w:rsidP="00F05C35"/>
    <w:p w:rsidR="00F16730" w:rsidRDefault="00F16730" w:rsidP="00F05C35"/>
    <w:p w:rsidR="00F16730" w:rsidRDefault="00F16730" w:rsidP="00F05C35"/>
    <w:p w:rsidR="00F16730" w:rsidRDefault="00F16730" w:rsidP="00F05C35"/>
    <w:p w:rsidR="00F16730" w:rsidRDefault="00F16730" w:rsidP="00F05C35"/>
    <w:p w:rsidR="00F16730" w:rsidRDefault="00F16730" w:rsidP="00F05C35"/>
    <w:p w:rsidR="00F16730" w:rsidRDefault="00F16730" w:rsidP="00F05C35"/>
    <w:p w:rsidR="00F16730" w:rsidRDefault="00F16730" w:rsidP="00F05C35">
      <w:pPr>
        <w:rPr>
          <w:ins w:id="2554" w:author="Gaurav Dutta" w:date="2016-03-02T18:19:00Z"/>
        </w:rPr>
      </w:pPr>
    </w:p>
    <w:p w:rsidR="00D71AFF" w:rsidDel="000F173E" w:rsidRDefault="00D71AFF" w:rsidP="00F05C35">
      <w:pPr>
        <w:rPr>
          <w:del w:id="2555" w:author="Gaurav Dutta" w:date="2016-03-02T20:26:00Z"/>
        </w:rPr>
      </w:pPr>
    </w:p>
    <w:p w:rsidR="00F16730" w:rsidDel="000F173E" w:rsidRDefault="00F16730" w:rsidP="00F05C35">
      <w:pPr>
        <w:rPr>
          <w:del w:id="2556" w:author="Gaurav Dutta" w:date="2016-03-02T20:26:00Z"/>
        </w:rPr>
      </w:pPr>
    </w:p>
    <w:p w:rsidR="00A11F11" w:rsidRDefault="00A11F11" w:rsidP="00F05C35"/>
    <w:p w:rsidR="009447BF" w:rsidRDefault="00250105" w:rsidP="005053FD">
      <w:pPr>
        <w:pStyle w:val="Heading2"/>
        <w:rPr>
          <w:rFonts w:asciiTheme="minorHAnsi" w:hAnsiTheme="minorHAnsi"/>
          <w:b/>
          <w:sz w:val="24"/>
          <w:szCs w:val="24"/>
        </w:rPr>
      </w:pPr>
      <w:bookmarkStart w:id="2557" w:name="_Toc444803911"/>
      <w:r>
        <w:rPr>
          <w:rFonts w:asciiTheme="minorHAnsi" w:hAnsiTheme="minorHAnsi"/>
          <w:b/>
          <w:sz w:val="24"/>
          <w:szCs w:val="24"/>
        </w:rPr>
        <w:t xml:space="preserve">11. </w:t>
      </w:r>
      <w:r w:rsidR="0090647C" w:rsidRPr="00756CF4">
        <w:rPr>
          <w:rFonts w:asciiTheme="minorHAnsi" w:hAnsiTheme="minorHAnsi"/>
          <w:b/>
          <w:sz w:val="24"/>
          <w:szCs w:val="24"/>
        </w:rPr>
        <w:t>Miscellaneous Business Rules</w:t>
      </w:r>
      <w:bookmarkEnd w:id="2557"/>
    </w:p>
    <w:p w:rsidR="00250105" w:rsidRPr="00250105" w:rsidRDefault="00250105" w:rsidP="00250105"/>
    <w:p w:rsidR="00250105" w:rsidRPr="009E720E" w:rsidRDefault="00250105" w:rsidP="008F19E4">
      <w:pPr>
        <w:pStyle w:val="Heading3"/>
        <w:numPr>
          <w:ilvl w:val="1"/>
          <w:numId w:val="25"/>
        </w:numPr>
        <w:rPr>
          <w:b/>
        </w:rPr>
      </w:pPr>
      <w:r w:rsidRPr="00250105">
        <w:rPr>
          <w:b/>
        </w:rPr>
        <w:t xml:space="preserve"> </w:t>
      </w:r>
      <w:bookmarkStart w:id="2558" w:name="_Toc443326689"/>
      <w:bookmarkStart w:id="2559" w:name="_Toc444803912"/>
      <w:r w:rsidRPr="009E720E">
        <w:rPr>
          <w:b/>
        </w:rPr>
        <w:t>Surrender</w:t>
      </w:r>
      <w:bookmarkEnd w:id="2558"/>
      <w:bookmarkEnd w:id="2559"/>
    </w:p>
    <w:p w:rsidR="0090647C" w:rsidRPr="005053FD" w:rsidRDefault="0090647C" w:rsidP="0090647C">
      <w:pPr>
        <w:pStyle w:val="BodyTextIndent3"/>
        <w:spacing w:after="0" w:line="240" w:lineRule="auto"/>
        <w:ind w:left="1440"/>
        <w:jc w:val="both"/>
        <w:rPr>
          <w:rStyle w:val="Emphasis"/>
          <w:i w:val="0"/>
          <w:sz w:val="22"/>
          <w:szCs w:val="22"/>
        </w:rPr>
      </w:pPr>
    </w:p>
    <w:p w:rsidR="0090647C" w:rsidRPr="005053FD" w:rsidRDefault="0090647C" w:rsidP="008F19E4">
      <w:pPr>
        <w:pStyle w:val="BodyTextIndent3"/>
        <w:numPr>
          <w:ilvl w:val="1"/>
          <w:numId w:val="22"/>
        </w:numPr>
        <w:spacing w:after="0" w:line="240" w:lineRule="auto"/>
        <w:jc w:val="both"/>
        <w:rPr>
          <w:rStyle w:val="Emphasis"/>
          <w:i w:val="0"/>
          <w:sz w:val="22"/>
          <w:szCs w:val="22"/>
        </w:rPr>
      </w:pPr>
      <w:r w:rsidRPr="005053FD">
        <w:rPr>
          <w:rStyle w:val="Emphasis"/>
          <w:i w:val="0"/>
          <w:sz w:val="22"/>
          <w:szCs w:val="22"/>
        </w:rPr>
        <w:t>The allottee has to execute surrender deed, if lease deed/transfer deed has been executed and all the original legal documents are to be surrendered unco</w:t>
      </w:r>
      <w:r w:rsidR="00660E54">
        <w:rPr>
          <w:rStyle w:val="Emphasis"/>
          <w:i w:val="0"/>
          <w:sz w:val="22"/>
          <w:szCs w:val="22"/>
        </w:rPr>
        <w:t>nditionally in Industries Department</w:t>
      </w:r>
      <w:r w:rsidRPr="005053FD">
        <w:rPr>
          <w:rStyle w:val="Emphasis"/>
          <w:i w:val="0"/>
          <w:sz w:val="22"/>
          <w:szCs w:val="22"/>
        </w:rPr>
        <w:t xml:space="preserve"> of the Authority.</w:t>
      </w:r>
    </w:p>
    <w:p w:rsidR="0090647C" w:rsidRPr="00114E4A" w:rsidRDefault="0090647C" w:rsidP="0090647C">
      <w:pPr>
        <w:pStyle w:val="BodyTextIndent3"/>
        <w:spacing w:after="0" w:line="240" w:lineRule="auto"/>
        <w:ind w:left="1440"/>
        <w:jc w:val="both"/>
        <w:rPr>
          <w:color w:val="000000"/>
          <w:sz w:val="20"/>
          <w:szCs w:val="20"/>
        </w:rPr>
      </w:pPr>
    </w:p>
    <w:p w:rsidR="0090647C" w:rsidRDefault="0090647C" w:rsidP="0090647C">
      <w:pPr>
        <w:pStyle w:val="ListParagraph"/>
        <w:rPr>
          <w:color w:val="000000"/>
          <w:sz w:val="20"/>
          <w:szCs w:val="20"/>
        </w:rPr>
      </w:pPr>
    </w:p>
    <w:p w:rsidR="0090647C" w:rsidRPr="00250105" w:rsidRDefault="0090647C" w:rsidP="008F19E4">
      <w:pPr>
        <w:pStyle w:val="Heading3"/>
        <w:numPr>
          <w:ilvl w:val="1"/>
          <w:numId w:val="25"/>
        </w:numPr>
        <w:rPr>
          <w:b/>
        </w:rPr>
      </w:pPr>
      <w:bookmarkStart w:id="2560" w:name="_Toc444803913"/>
      <w:r w:rsidRPr="00250105">
        <w:rPr>
          <w:b/>
        </w:rPr>
        <w:t>Restoration of Industrial Plot</w:t>
      </w:r>
      <w:bookmarkEnd w:id="2560"/>
    </w:p>
    <w:p w:rsidR="0090647C" w:rsidRPr="005053FD" w:rsidRDefault="0090647C" w:rsidP="005053FD">
      <w:pPr>
        <w:pStyle w:val="BodyTextIndent3"/>
        <w:ind w:left="720"/>
        <w:jc w:val="both"/>
        <w:rPr>
          <w:rStyle w:val="Emphasis"/>
          <w:i w:val="0"/>
          <w:sz w:val="22"/>
          <w:szCs w:val="22"/>
        </w:rPr>
      </w:pPr>
      <w:r w:rsidRPr="005053FD">
        <w:rPr>
          <w:rStyle w:val="Emphasis"/>
          <w:i w:val="0"/>
          <w:sz w:val="22"/>
          <w:szCs w:val="22"/>
        </w:rPr>
        <w:t>The Authority can exercise cancellation of industrial plot/shed for breach of terms and conditions of allo</w:t>
      </w:r>
      <w:r w:rsidR="00E8026F">
        <w:rPr>
          <w:rStyle w:val="Emphasis"/>
          <w:i w:val="0"/>
          <w:sz w:val="22"/>
          <w:szCs w:val="22"/>
        </w:rPr>
        <w:t>tment/lease deed/Transfer deed.</w:t>
      </w:r>
      <w:r w:rsidRPr="005053FD">
        <w:rPr>
          <w:rStyle w:val="Emphasis"/>
          <w:i w:val="0"/>
          <w:sz w:val="22"/>
          <w:szCs w:val="22"/>
        </w:rPr>
        <w:t xml:space="preserve"> The restoration will be subject to the following conditions:-</w:t>
      </w:r>
    </w:p>
    <w:p w:rsidR="0090647C" w:rsidRPr="005053FD" w:rsidRDefault="0090647C" w:rsidP="008F19E4">
      <w:pPr>
        <w:pStyle w:val="BodyTextIndent3"/>
        <w:numPr>
          <w:ilvl w:val="0"/>
          <w:numId w:val="27"/>
        </w:numPr>
        <w:jc w:val="both"/>
        <w:rPr>
          <w:rStyle w:val="Emphasis"/>
          <w:i w:val="0"/>
          <w:sz w:val="22"/>
          <w:szCs w:val="22"/>
        </w:rPr>
      </w:pPr>
      <w:r w:rsidRPr="005053FD">
        <w:rPr>
          <w:rStyle w:val="Emphasis"/>
          <w:i w:val="0"/>
          <w:sz w:val="22"/>
          <w:szCs w:val="22"/>
        </w:rPr>
        <w:t xml:space="preserve">The allottee would pay restoration charges </w:t>
      </w:r>
      <w:r w:rsidR="00E8026F">
        <w:rPr>
          <w:rStyle w:val="Emphasis"/>
          <w:i w:val="0"/>
          <w:sz w:val="22"/>
          <w:szCs w:val="22"/>
        </w:rPr>
        <w:t>at a defined percentage</w:t>
      </w:r>
      <w:r w:rsidRPr="005053FD">
        <w:rPr>
          <w:rStyle w:val="Emphasis"/>
          <w:i w:val="0"/>
          <w:sz w:val="22"/>
          <w:szCs w:val="22"/>
        </w:rPr>
        <w:t xml:space="preserve"> of the prevailing rate/ reserve price</w:t>
      </w:r>
      <w:r w:rsidR="00E8026F">
        <w:rPr>
          <w:rStyle w:val="Emphasis"/>
          <w:sz w:val="22"/>
          <w:szCs w:val="22"/>
        </w:rPr>
        <w:t>.</w:t>
      </w:r>
    </w:p>
    <w:p w:rsidR="0090647C" w:rsidRPr="005053FD" w:rsidRDefault="0090647C" w:rsidP="008F19E4">
      <w:pPr>
        <w:pStyle w:val="BodyTextIndent3"/>
        <w:numPr>
          <w:ilvl w:val="0"/>
          <w:numId w:val="27"/>
        </w:numPr>
        <w:jc w:val="both"/>
        <w:rPr>
          <w:rStyle w:val="Emphasis"/>
          <w:i w:val="0"/>
          <w:sz w:val="22"/>
          <w:szCs w:val="22"/>
        </w:rPr>
      </w:pPr>
      <w:r w:rsidRPr="005053FD">
        <w:rPr>
          <w:rStyle w:val="Emphasis"/>
          <w:i w:val="0"/>
          <w:sz w:val="22"/>
          <w:szCs w:val="22"/>
        </w:rPr>
        <w:t xml:space="preserve">The allottee has to produce NOC of accounts </w:t>
      </w:r>
      <w:r w:rsidR="00660E54">
        <w:rPr>
          <w:rStyle w:val="Emphasis"/>
          <w:i w:val="0"/>
          <w:sz w:val="22"/>
          <w:szCs w:val="22"/>
        </w:rPr>
        <w:t>department.</w:t>
      </w:r>
    </w:p>
    <w:p w:rsidR="0090647C" w:rsidRPr="005053FD" w:rsidRDefault="0090647C" w:rsidP="008F19E4">
      <w:pPr>
        <w:pStyle w:val="BodyTextIndent3"/>
        <w:numPr>
          <w:ilvl w:val="0"/>
          <w:numId w:val="27"/>
        </w:numPr>
        <w:jc w:val="both"/>
        <w:rPr>
          <w:rStyle w:val="Emphasis"/>
          <w:i w:val="0"/>
          <w:sz w:val="22"/>
          <w:szCs w:val="22"/>
        </w:rPr>
      </w:pPr>
      <w:r w:rsidRPr="005053FD">
        <w:rPr>
          <w:rStyle w:val="Emphasis"/>
          <w:i w:val="0"/>
          <w:sz w:val="22"/>
          <w:szCs w:val="22"/>
        </w:rPr>
        <w:t>The allottee has to pay time extension charges as per terms of allotment/lease.</w:t>
      </w:r>
    </w:p>
    <w:p w:rsidR="0090647C" w:rsidRPr="00E8026F" w:rsidRDefault="0090647C" w:rsidP="00E8026F">
      <w:pPr>
        <w:pStyle w:val="BodyTextIndent3"/>
        <w:numPr>
          <w:ilvl w:val="0"/>
          <w:numId w:val="27"/>
        </w:numPr>
        <w:jc w:val="both"/>
        <w:rPr>
          <w:rStyle w:val="Emphasis"/>
          <w:i w:val="0"/>
          <w:sz w:val="22"/>
          <w:szCs w:val="22"/>
        </w:rPr>
      </w:pPr>
      <w:r w:rsidRPr="005053FD">
        <w:rPr>
          <w:rStyle w:val="Emphasis"/>
          <w:i w:val="0"/>
          <w:sz w:val="22"/>
          <w:szCs w:val="22"/>
        </w:rPr>
        <w:t xml:space="preserve">Transfer and/or Change </w:t>
      </w:r>
      <w:del w:id="2561" w:author="Gaurav Dutta" w:date="2016-03-02T20:22:00Z">
        <w:r w:rsidRPr="005053FD" w:rsidDel="009D3641">
          <w:rPr>
            <w:rStyle w:val="Emphasis"/>
            <w:i w:val="0"/>
            <w:sz w:val="22"/>
            <w:szCs w:val="22"/>
          </w:rPr>
          <w:delText>In</w:delText>
        </w:r>
      </w:del>
      <w:ins w:id="2562" w:author="Gaurav Dutta" w:date="2016-03-02T20:22:00Z">
        <w:r w:rsidR="009D3641" w:rsidRPr="005053FD">
          <w:rPr>
            <w:rStyle w:val="Emphasis"/>
            <w:i w:val="0"/>
            <w:sz w:val="22"/>
            <w:szCs w:val="22"/>
          </w:rPr>
          <w:t>in</w:t>
        </w:r>
      </w:ins>
      <w:r w:rsidRPr="005053FD">
        <w:rPr>
          <w:rStyle w:val="Emphasis"/>
          <w:i w:val="0"/>
          <w:sz w:val="22"/>
          <w:szCs w:val="22"/>
        </w:rPr>
        <w:t xml:space="preserve"> Constitution of the unit would not be allowed outside the blood relations, till the unit is declared functional by the </w:t>
      </w:r>
      <w:r w:rsidR="00660E54">
        <w:rPr>
          <w:rStyle w:val="Emphasis"/>
          <w:i w:val="0"/>
          <w:sz w:val="22"/>
          <w:szCs w:val="22"/>
        </w:rPr>
        <w:t>authority</w:t>
      </w:r>
      <w:r w:rsidR="00E8026F">
        <w:rPr>
          <w:rStyle w:val="Emphasis"/>
          <w:i w:val="0"/>
          <w:sz w:val="22"/>
          <w:szCs w:val="22"/>
        </w:rPr>
        <w:t>.</w:t>
      </w:r>
    </w:p>
    <w:p w:rsidR="0090647C" w:rsidRDefault="0090647C" w:rsidP="0090647C">
      <w:pPr>
        <w:pStyle w:val="BodyTextIndent3"/>
        <w:spacing w:after="0" w:line="240" w:lineRule="auto"/>
        <w:ind w:left="0"/>
        <w:jc w:val="both"/>
        <w:rPr>
          <w:color w:val="000000"/>
          <w:sz w:val="20"/>
          <w:szCs w:val="20"/>
        </w:rPr>
      </w:pPr>
    </w:p>
    <w:p w:rsidR="0090647C" w:rsidRPr="00250105" w:rsidRDefault="0090647C" w:rsidP="008F19E4">
      <w:pPr>
        <w:pStyle w:val="Heading3"/>
        <w:numPr>
          <w:ilvl w:val="1"/>
          <w:numId w:val="25"/>
        </w:numPr>
        <w:rPr>
          <w:b/>
        </w:rPr>
      </w:pPr>
      <w:bookmarkStart w:id="2563" w:name="_Toc444803914"/>
      <w:r w:rsidRPr="00250105">
        <w:rPr>
          <w:b/>
        </w:rPr>
        <w:t>Conversion</w:t>
      </w:r>
      <w:bookmarkEnd w:id="2563"/>
    </w:p>
    <w:p w:rsidR="005053FD" w:rsidRDefault="005053FD" w:rsidP="0081711C">
      <w:pPr>
        <w:pStyle w:val="ListParagraph"/>
        <w:ind w:left="1440"/>
        <w:jc w:val="both"/>
        <w:rPr>
          <w:bCs/>
          <w:color w:val="000000"/>
        </w:rPr>
      </w:pPr>
    </w:p>
    <w:p w:rsidR="0090647C" w:rsidRPr="00E8026F" w:rsidRDefault="00E8026F" w:rsidP="007E5B5F">
      <w:pPr>
        <w:pStyle w:val="ListParagraph"/>
        <w:numPr>
          <w:ilvl w:val="1"/>
          <w:numId w:val="9"/>
        </w:numPr>
        <w:jc w:val="both"/>
        <w:rPr>
          <w:bCs/>
          <w:color w:val="000000"/>
        </w:rPr>
      </w:pPr>
      <w:r>
        <w:rPr>
          <w:rStyle w:val="Emphasis"/>
          <w:i w:val="0"/>
        </w:rPr>
        <w:t xml:space="preserve">The conversion </w:t>
      </w:r>
      <w:r w:rsidRPr="005053FD">
        <w:rPr>
          <w:rStyle w:val="Emphasis"/>
          <w:i w:val="0"/>
        </w:rPr>
        <w:t>will be subject to the following conditions:-</w:t>
      </w:r>
    </w:p>
    <w:p w:rsidR="0090647C" w:rsidRPr="00944375" w:rsidRDefault="0090647C" w:rsidP="008F19E4">
      <w:pPr>
        <w:pStyle w:val="ListParagraph"/>
        <w:numPr>
          <w:ilvl w:val="2"/>
          <w:numId w:val="22"/>
        </w:numPr>
        <w:jc w:val="both"/>
        <w:rPr>
          <w:bCs/>
          <w:color w:val="000000"/>
        </w:rPr>
      </w:pPr>
      <w:r w:rsidRPr="00944375">
        <w:rPr>
          <w:bCs/>
          <w:color w:val="000000"/>
        </w:rPr>
        <w:t xml:space="preserve">The allottee </w:t>
      </w:r>
      <w:r w:rsidR="00E8026F">
        <w:rPr>
          <w:bCs/>
          <w:color w:val="000000"/>
        </w:rPr>
        <w:t>must have</w:t>
      </w:r>
      <w:r w:rsidRPr="00944375">
        <w:rPr>
          <w:bCs/>
          <w:color w:val="000000"/>
        </w:rPr>
        <w:t xml:space="preserve"> deposited the allotment money along</w:t>
      </w:r>
      <w:r w:rsidR="00C230CB">
        <w:rPr>
          <w:bCs/>
          <w:color w:val="000000"/>
        </w:rPr>
        <w:t xml:space="preserve"> </w:t>
      </w:r>
      <w:r w:rsidRPr="00944375">
        <w:rPr>
          <w:bCs/>
          <w:color w:val="000000"/>
        </w:rPr>
        <w:t>with interest, if any</w:t>
      </w:r>
    </w:p>
    <w:p w:rsidR="0090647C" w:rsidRPr="00944375" w:rsidRDefault="0090647C" w:rsidP="008F19E4">
      <w:pPr>
        <w:pStyle w:val="ListParagraph"/>
        <w:numPr>
          <w:ilvl w:val="2"/>
          <w:numId w:val="22"/>
        </w:numPr>
        <w:jc w:val="both"/>
        <w:rPr>
          <w:bCs/>
          <w:color w:val="000000"/>
        </w:rPr>
      </w:pPr>
      <w:r w:rsidRPr="00944375">
        <w:rPr>
          <w:bCs/>
          <w:color w:val="000000"/>
        </w:rPr>
        <w:t xml:space="preserve">Converted plot is allotted at the land rate prevailing on the date of conversion letter plus conversion charges and location benefit charges as given below. </w:t>
      </w:r>
    </w:p>
    <w:p w:rsidR="0090647C" w:rsidRPr="00944375" w:rsidRDefault="0090647C" w:rsidP="0090647C">
      <w:pPr>
        <w:pStyle w:val="ListParagraph"/>
        <w:ind w:left="1440"/>
        <w:jc w:val="both"/>
        <w:rPr>
          <w:bCs/>
          <w:color w:val="000000"/>
        </w:rPr>
      </w:pPr>
    </w:p>
    <w:p w:rsidR="0090647C" w:rsidRPr="00944375" w:rsidRDefault="0090647C" w:rsidP="008F19E4">
      <w:pPr>
        <w:pStyle w:val="ListParagraph"/>
        <w:numPr>
          <w:ilvl w:val="0"/>
          <w:numId w:val="12"/>
        </w:numPr>
        <w:jc w:val="both"/>
        <w:rPr>
          <w:bCs/>
          <w:color w:val="000000"/>
        </w:rPr>
      </w:pPr>
      <w:r w:rsidRPr="00944375">
        <w:rPr>
          <w:bCs/>
          <w:color w:val="000000"/>
        </w:rPr>
        <w:t xml:space="preserve">Within the allotted industrial Phase </w:t>
      </w:r>
      <w:r w:rsidR="00E8026F">
        <w:rPr>
          <w:bCs/>
          <w:color w:val="000000"/>
        </w:rPr>
        <w:t>–</w:t>
      </w:r>
      <w:r w:rsidRPr="00944375">
        <w:rPr>
          <w:bCs/>
          <w:color w:val="000000"/>
        </w:rPr>
        <w:t xml:space="preserve"> </w:t>
      </w:r>
      <w:r w:rsidR="00E8026F">
        <w:rPr>
          <w:bCs/>
          <w:color w:val="000000"/>
        </w:rPr>
        <w:t>a percentage</w:t>
      </w:r>
      <w:r w:rsidRPr="00944375">
        <w:rPr>
          <w:bCs/>
          <w:color w:val="000000"/>
        </w:rPr>
        <w:t xml:space="preserve"> of the land rate prevailing on the date of conversion letter.</w:t>
      </w:r>
    </w:p>
    <w:p w:rsidR="0090647C" w:rsidRPr="00944375" w:rsidRDefault="0090647C" w:rsidP="008F19E4">
      <w:pPr>
        <w:pStyle w:val="ListParagraph"/>
        <w:numPr>
          <w:ilvl w:val="0"/>
          <w:numId w:val="12"/>
        </w:numPr>
        <w:jc w:val="both"/>
        <w:rPr>
          <w:bCs/>
          <w:color w:val="000000"/>
        </w:rPr>
      </w:pPr>
      <w:r w:rsidRPr="00944375">
        <w:rPr>
          <w:bCs/>
          <w:color w:val="000000"/>
        </w:rPr>
        <w:t xml:space="preserve">Outside the allotted industrial Phase </w:t>
      </w:r>
      <w:r w:rsidR="00E8026F">
        <w:rPr>
          <w:bCs/>
          <w:color w:val="000000"/>
        </w:rPr>
        <w:t>–</w:t>
      </w:r>
      <w:r w:rsidR="00E8026F" w:rsidRPr="00944375">
        <w:rPr>
          <w:bCs/>
          <w:color w:val="000000"/>
        </w:rPr>
        <w:t xml:space="preserve"> </w:t>
      </w:r>
      <w:r w:rsidR="00E8026F">
        <w:rPr>
          <w:bCs/>
          <w:color w:val="000000"/>
        </w:rPr>
        <w:t>a percentage</w:t>
      </w:r>
      <w:r w:rsidR="00E8026F" w:rsidRPr="00944375">
        <w:rPr>
          <w:bCs/>
          <w:color w:val="000000"/>
        </w:rPr>
        <w:t xml:space="preserve"> </w:t>
      </w:r>
      <w:r w:rsidRPr="00944375">
        <w:rPr>
          <w:bCs/>
          <w:color w:val="000000"/>
        </w:rPr>
        <w:t>of the rate prevailing on the date of conversion letter.</w:t>
      </w:r>
    </w:p>
    <w:p w:rsidR="0090647C" w:rsidRPr="00944375" w:rsidRDefault="0090647C" w:rsidP="0090647C">
      <w:pPr>
        <w:pStyle w:val="ListParagraph"/>
        <w:ind w:left="1440"/>
        <w:jc w:val="both"/>
        <w:rPr>
          <w:bCs/>
          <w:color w:val="000000"/>
        </w:rPr>
      </w:pPr>
    </w:p>
    <w:p w:rsidR="0090647C" w:rsidRPr="00944375" w:rsidRDefault="0090647C" w:rsidP="008F19E4">
      <w:pPr>
        <w:pStyle w:val="ListParagraph"/>
        <w:numPr>
          <w:ilvl w:val="2"/>
          <w:numId w:val="22"/>
        </w:numPr>
        <w:jc w:val="both"/>
        <w:rPr>
          <w:bCs/>
          <w:color w:val="000000"/>
        </w:rPr>
      </w:pPr>
      <w:r w:rsidRPr="00944375">
        <w:rPr>
          <w:bCs/>
          <w:color w:val="000000"/>
        </w:rPr>
        <w:t>The date of issue of conversion letter would be deemed as date of allotment for all practical purposes i.e. for execution of lease deed, possession, interest on balance amount etc.</w:t>
      </w:r>
    </w:p>
    <w:p w:rsidR="009447BF" w:rsidRDefault="009447BF" w:rsidP="00F05C35"/>
    <w:p w:rsidR="00E8026F" w:rsidRDefault="00E8026F" w:rsidP="00F05C35"/>
    <w:p w:rsidR="00E8026F" w:rsidRDefault="00E8026F" w:rsidP="00F05C35"/>
    <w:p w:rsidR="00E8026F" w:rsidRDefault="00E8026F" w:rsidP="00F05C35"/>
    <w:p w:rsidR="00115AF1" w:rsidRDefault="00115AF1" w:rsidP="00115AF1">
      <w:pPr>
        <w:pStyle w:val="Heading3"/>
        <w:numPr>
          <w:ilvl w:val="1"/>
          <w:numId w:val="28"/>
        </w:numPr>
        <w:rPr>
          <w:moveTo w:id="2564" w:author="Gaurav Dutta" w:date="2016-03-02T20:13:00Z"/>
          <w:b/>
        </w:rPr>
      </w:pPr>
      <w:bookmarkStart w:id="2565" w:name="_Toc444803915"/>
      <w:moveToRangeStart w:id="2566" w:author="Gaurav Dutta" w:date="2016-03-02T20:13:00Z" w:name="move444712954"/>
      <w:moveTo w:id="2567" w:author="Gaurav Dutta" w:date="2016-03-02T20:13:00Z">
        <w:r w:rsidRPr="00E107EE">
          <w:rPr>
            <w:b/>
          </w:rPr>
          <w:t>Miscellaneous</w:t>
        </w:r>
        <w:bookmarkEnd w:id="2565"/>
        <w:r>
          <w:rPr>
            <w:b/>
          </w:rPr>
          <w:t xml:space="preserve"> </w:t>
        </w:r>
      </w:moveTo>
    </w:p>
    <w:p w:rsidR="00115AF1" w:rsidRPr="00AE51A9" w:rsidRDefault="00115AF1" w:rsidP="00115AF1">
      <w:pPr>
        <w:jc w:val="both"/>
        <w:rPr>
          <w:moveTo w:id="2568" w:author="Gaurav Dutta" w:date="2016-03-02T20:13:00Z"/>
          <w:bCs/>
          <w:color w:val="000000"/>
        </w:rPr>
      </w:pPr>
      <w:moveTo w:id="2569" w:author="Gaurav Dutta" w:date="2016-03-02T20:13:00Z">
        <w:r w:rsidRPr="00AE51A9">
          <w:rPr>
            <w:bCs/>
            <w:color w:val="000000"/>
          </w:rPr>
          <w:t>It is mandatory to get the lease deed executed for property after allotment is ma</w:t>
        </w:r>
        <w:r>
          <w:rPr>
            <w:bCs/>
            <w:color w:val="000000"/>
          </w:rPr>
          <w:t>de within a stipulated time-frame (Currently 30 days)</w:t>
        </w:r>
        <w:r w:rsidRPr="00AE51A9">
          <w:rPr>
            <w:bCs/>
            <w:color w:val="000000"/>
          </w:rPr>
          <w:t>.</w:t>
        </w:r>
      </w:moveTo>
    </w:p>
    <w:p w:rsidR="00115AF1" w:rsidRPr="00AE51A9" w:rsidRDefault="00115AF1" w:rsidP="00115AF1">
      <w:pPr>
        <w:jc w:val="both"/>
        <w:rPr>
          <w:moveTo w:id="2570" w:author="Gaurav Dutta" w:date="2016-03-02T20:13:00Z"/>
          <w:bCs/>
          <w:color w:val="000000"/>
        </w:rPr>
      </w:pPr>
      <w:moveTo w:id="2571" w:author="Gaurav Dutta" w:date="2016-03-02T20:13:00Z">
        <w:r>
          <w:rPr>
            <w:bCs/>
            <w:noProof/>
            <w:color w:val="000000"/>
            <w:lang w:bidi="hi-IN"/>
          </w:rPr>
          <mc:AlternateContent>
            <mc:Choice Requires="wps">
              <w:drawing>
                <wp:anchor distT="0" distB="0" distL="114300" distR="114300" simplePos="0" relativeHeight="251697152" behindDoc="0" locked="0" layoutInCell="1" allowOverlap="1" wp14:anchorId="5EEFB209" wp14:editId="2C8DDB16">
                  <wp:simplePos x="0" y="0"/>
                  <wp:positionH relativeFrom="margin">
                    <wp:align>center</wp:align>
                  </wp:positionH>
                  <wp:positionV relativeFrom="paragraph">
                    <wp:posOffset>257175</wp:posOffset>
                  </wp:positionV>
                  <wp:extent cx="5390456" cy="382772"/>
                  <wp:effectExtent l="0" t="0" r="20320" b="17780"/>
                  <wp:wrapNone/>
                  <wp:docPr id="45" name="Rectangle 45"/>
                  <wp:cNvGraphicFramePr/>
                  <a:graphic xmlns:a="http://schemas.openxmlformats.org/drawingml/2006/main">
                    <a:graphicData uri="http://schemas.microsoft.com/office/word/2010/wordprocessingShape">
                      <wps:wsp>
                        <wps:cNvSpPr/>
                        <wps:spPr>
                          <a:xfrm>
                            <a:off x="0" y="0"/>
                            <a:ext cx="5390456" cy="382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06BE06" id="Rectangle 45" o:spid="_x0000_s1026" style="position:absolute;margin-left:0;margin-top:20.25pt;width:424.45pt;height:30.15pt;z-index:251697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" filled="f" strokecolor="#1f4d78 [1604]" strokeweight="1pt">
                  <w10:wrap anchorx="margin"/>
                </v:rect>
              </w:pict>
            </mc:Fallback>
          </mc:AlternateContent>
        </w: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moveTo>
    </w:p>
    <w:p w:rsidR="00115AF1" w:rsidRPr="00AE51A9" w:rsidDel="00115AF1" w:rsidRDefault="00115AF1" w:rsidP="00115AF1">
      <w:pPr>
        <w:pStyle w:val="NoSpacing"/>
        <w:rPr>
          <w:del w:id="2572" w:author="Gaurav Dutta" w:date="2016-03-02T20:14:00Z"/>
          <w:moveTo w:id="2573" w:author="Gaurav Dutta" w:date="2016-03-02T20:13:00Z"/>
          <w:b/>
        </w:rPr>
      </w:pPr>
      <w:moveTo w:id="2574" w:author="Gaurav Dutta" w:date="2016-03-02T20:13:00Z">
        <w:r>
          <w:t xml:space="preserve">              </w:t>
        </w:r>
        <w:r w:rsidRPr="00AE51A9">
          <w:rPr>
            <w:b/>
          </w:rPr>
          <w:t>Penalties</w:t>
        </w:r>
        <w:r>
          <w:t xml:space="preserve"> = </w:t>
        </w:r>
        <w:r>
          <w:rPr>
            <w:b/>
          </w:rPr>
          <w:t>[</w:t>
        </w:r>
        <w:r w:rsidRPr="00586E92">
          <w:rPr>
            <w:b/>
          </w:rPr>
          <w:t>(One Year Lease Rent)/365) * no of default days +one year lease rent</w:t>
        </w:r>
        <w:r>
          <w:rPr>
            <w:b/>
          </w:rPr>
          <w:t>]</w:t>
        </w:r>
      </w:moveTo>
    </w:p>
    <w:moveToRangeEnd w:id="2566"/>
    <w:p w:rsidR="00115AF1" w:rsidRDefault="00115AF1">
      <w:pPr>
        <w:pStyle w:val="NoSpacing"/>
        <w:rPr>
          <w:ins w:id="2575" w:author="Gaurav Dutta" w:date="2016-03-02T20:13:00Z"/>
        </w:rPr>
        <w:pPrChange w:id="2576" w:author="Gaurav Dutta" w:date="2016-03-02T20:14:00Z">
          <w:pPr/>
        </w:pPrChange>
      </w:pPr>
    </w:p>
    <w:p w:rsidR="00E8026F" w:rsidRPr="00955A96" w:rsidDel="00DE20A1" w:rsidRDefault="00DE20A1">
      <w:pPr>
        <w:pStyle w:val="Heading1"/>
        <w:jc w:val="center"/>
        <w:rPr>
          <w:del w:id="2577" w:author="Gaurav Dutta" w:date="2016-03-02T19:51:00Z"/>
          <w:b/>
          <w:sz w:val="24"/>
          <w:szCs w:val="24"/>
          <w:rPrChange w:id="2578" w:author="Gaurav Dutta" w:date="2016-03-02T20:05:00Z">
            <w:rPr>
              <w:del w:id="2579" w:author="Gaurav Dutta" w:date="2016-03-02T19:51:00Z"/>
            </w:rPr>
          </w:rPrChange>
        </w:rPr>
        <w:pPrChange w:id="2580" w:author="Gaurav Dutta" w:date="2016-03-02T20:05:00Z">
          <w:pPr/>
        </w:pPrChange>
      </w:pPr>
      <w:bookmarkStart w:id="2581" w:name="_Toc444803916"/>
      <w:ins w:id="2582" w:author="Gaurav Dutta" w:date="2016-03-02T19:51:00Z">
        <w:r w:rsidRPr="00955A96">
          <w:rPr>
            <w:b/>
            <w:sz w:val="24"/>
            <w:szCs w:val="24"/>
            <w:rPrChange w:id="2583" w:author="Gaurav Dutta" w:date="2016-03-02T20:05:00Z">
              <w:rPr/>
            </w:rPrChange>
          </w:rPr>
          <w:lastRenderedPageBreak/>
          <w:t>Annexure A</w:t>
        </w:r>
      </w:ins>
      <w:bookmarkEnd w:id="2581"/>
    </w:p>
    <w:p w:rsidR="006E63DB" w:rsidRPr="00955A96" w:rsidDel="00DE20A1" w:rsidRDefault="006E63DB">
      <w:pPr>
        <w:pStyle w:val="Heading1"/>
        <w:jc w:val="center"/>
        <w:rPr>
          <w:del w:id="2584" w:author="Gaurav Dutta" w:date="2016-03-02T19:51:00Z"/>
          <w:b/>
          <w:sz w:val="24"/>
          <w:szCs w:val="24"/>
          <w:rPrChange w:id="2585" w:author="Gaurav Dutta" w:date="2016-03-02T20:05:00Z">
            <w:rPr>
              <w:del w:id="2586" w:author="Gaurav Dutta" w:date="2016-03-02T19:51:00Z"/>
            </w:rPr>
          </w:rPrChange>
        </w:rPr>
        <w:pPrChange w:id="2587" w:author="Gaurav Dutta" w:date="2016-03-02T20:05:00Z">
          <w:pPr/>
        </w:pPrChange>
      </w:pPr>
    </w:p>
    <w:p w:rsidR="009447BF" w:rsidRPr="00955A96" w:rsidDel="00DE20A1" w:rsidRDefault="005F02F5">
      <w:pPr>
        <w:pStyle w:val="Heading1"/>
        <w:jc w:val="center"/>
        <w:rPr>
          <w:del w:id="2588" w:author="Gaurav Dutta" w:date="2016-03-02T19:51:00Z"/>
          <w:rFonts w:asciiTheme="minorHAnsi" w:hAnsiTheme="minorHAnsi"/>
          <w:b/>
          <w:sz w:val="24"/>
          <w:szCs w:val="24"/>
          <w:rPrChange w:id="2589" w:author="Gaurav Dutta" w:date="2016-03-02T20:05:00Z">
            <w:rPr>
              <w:del w:id="2590" w:author="Gaurav Dutta" w:date="2016-03-02T19:51:00Z"/>
              <w:rFonts w:asciiTheme="minorHAnsi" w:hAnsiTheme="minorHAnsi"/>
            </w:rPr>
          </w:rPrChange>
        </w:rPr>
        <w:pPrChange w:id="2591" w:author="Gaurav Dutta" w:date="2016-03-02T20:05:00Z">
          <w:pPr>
            <w:pStyle w:val="Heading2"/>
          </w:pPr>
        </w:pPrChange>
      </w:pPr>
      <w:del w:id="2592" w:author="Gaurav Dutta" w:date="2016-03-02T19:51:00Z">
        <w:r w:rsidRPr="00955A96" w:rsidDel="00DE20A1">
          <w:rPr>
            <w:b/>
            <w:sz w:val="24"/>
            <w:szCs w:val="24"/>
            <w:rPrChange w:id="2593" w:author="Gaurav Dutta" w:date="2016-03-02T20:05:00Z">
              <w:rPr/>
            </w:rPrChange>
          </w:rPr>
          <w:delText>12.</w:delText>
        </w:r>
        <w:r w:rsidRPr="00955A96" w:rsidDel="00DE20A1">
          <w:rPr>
            <w:rFonts w:asciiTheme="minorHAnsi" w:hAnsiTheme="minorHAnsi"/>
            <w:b/>
            <w:sz w:val="24"/>
            <w:szCs w:val="24"/>
            <w:rPrChange w:id="2594" w:author="Gaurav Dutta" w:date="2016-03-02T20:05:00Z">
              <w:rPr/>
            </w:rPrChange>
          </w:rPr>
          <w:tab/>
        </w:r>
        <w:r w:rsidR="00D83D03" w:rsidRPr="00955A96" w:rsidDel="00DE20A1">
          <w:rPr>
            <w:b/>
            <w:sz w:val="24"/>
            <w:szCs w:val="24"/>
            <w:rPrChange w:id="2595" w:author="Gaurav Dutta" w:date="2016-03-02T20:05:00Z">
              <w:rPr/>
            </w:rPrChange>
          </w:rPr>
          <w:delText>Payment</w:delText>
        </w:r>
        <w:r w:rsidR="00FD7C3C" w:rsidRPr="00955A96" w:rsidDel="00DE20A1">
          <w:rPr>
            <w:b/>
            <w:sz w:val="24"/>
            <w:szCs w:val="24"/>
            <w:rPrChange w:id="2596" w:author="Gaurav Dutta" w:date="2016-03-02T20:05:00Z">
              <w:rPr/>
            </w:rPrChange>
          </w:rPr>
          <w:delText xml:space="preserve"> </w:delText>
        </w:r>
        <w:r w:rsidR="008A23AA" w:rsidRPr="00955A96" w:rsidDel="00DE20A1">
          <w:rPr>
            <w:b/>
            <w:sz w:val="24"/>
            <w:szCs w:val="24"/>
            <w:rPrChange w:id="2597" w:author="Gaurav Dutta" w:date="2016-03-02T20:05:00Z">
              <w:rPr/>
            </w:rPrChange>
          </w:rPr>
          <w:delText>Schedule Logic</w:delText>
        </w:r>
        <w:r w:rsidRPr="00955A96" w:rsidDel="00DE20A1">
          <w:rPr>
            <w:b/>
            <w:sz w:val="24"/>
            <w:szCs w:val="24"/>
            <w:rPrChange w:id="2598" w:author="Gaurav Dutta" w:date="2016-03-02T20:05:00Z">
              <w:rPr/>
            </w:rPrChange>
          </w:rPr>
          <w:delText xml:space="preserve"> for Industrial Department</w:delText>
        </w:r>
      </w:del>
    </w:p>
    <w:p w:rsidR="00D83D03" w:rsidRPr="00955A96" w:rsidDel="00DE20A1" w:rsidRDefault="00D83D03">
      <w:pPr>
        <w:pStyle w:val="Heading1"/>
        <w:jc w:val="center"/>
        <w:rPr>
          <w:del w:id="2599" w:author="Gaurav Dutta" w:date="2016-03-02T19:51:00Z"/>
          <w:b/>
          <w:sz w:val="24"/>
          <w:szCs w:val="24"/>
          <w:rPrChange w:id="2600" w:author="Gaurav Dutta" w:date="2016-03-02T20:05:00Z">
            <w:rPr>
              <w:del w:id="2601" w:author="Gaurav Dutta" w:date="2016-03-02T19:51:00Z"/>
            </w:rPr>
          </w:rPrChange>
        </w:rPr>
        <w:pPrChange w:id="2602" w:author="Gaurav Dutta" w:date="2016-03-02T20:05:00Z">
          <w:pPr/>
        </w:pPrChange>
      </w:pPr>
    </w:p>
    <w:p w:rsidR="00D83D03" w:rsidRPr="00955A96" w:rsidDel="00DE20A1" w:rsidRDefault="00D83D03">
      <w:pPr>
        <w:pStyle w:val="Heading1"/>
        <w:jc w:val="center"/>
        <w:rPr>
          <w:del w:id="2603" w:author="Gaurav Dutta" w:date="2016-03-02T19:51:00Z"/>
          <w:rFonts w:asciiTheme="minorHAnsi" w:hAnsiTheme="minorHAnsi"/>
          <w:b/>
          <w:rPrChange w:id="2604" w:author="Gaurav Dutta" w:date="2016-03-02T20:05:00Z">
            <w:rPr>
              <w:del w:id="2605" w:author="Gaurav Dutta" w:date="2016-03-02T19:51:00Z"/>
            </w:rPr>
          </w:rPrChange>
        </w:rPr>
        <w:pPrChange w:id="2606" w:author="Gaurav Dutta" w:date="2016-03-02T20:05:00Z">
          <w:pPr>
            <w:pStyle w:val="Heading3"/>
            <w:numPr>
              <w:ilvl w:val="1"/>
              <w:numId w:val="28"/>
            </w:numPr>
            <w:ind w:left="1185" w:hanging="465"/>
          </w:pPr>
        </w:pPrChange>
      </w:pPr>
      <w:del w:id="2607" w:author="Gaurav Dutta" w:date="2016-03-02T19:51:00Z">
        <w:r w:rsidRPr="00955A96" w:rsidDel="00DE20A1">
          <w:rPr>
            <w:rFonts w:asciiTheme="minorHAnsi" w:hAnsiTheme="minorHAnsi"/>
            <w:b/>
            <w:sz w:val="24"/>
            <w:szCs w:val="24"/>
            <w:rPrChange w:id="2608" w:author="Gaurav Dutta" w:date="2016-03-02T20:05:00Z">
              <w:rPr/>
            </w:rPrChange>
          </w:rPr>
          <w:delText>Payment Schedule</w:delText>
        </w:r>
        <w:r w:rsidR="008A23AA" w:rsidRPr="00955A96" w:rsidDel="00DE20A1">
          <w:rPr>
            <w:rFonts w:asciiTheme="minorHAnsi" w:hAnsiTheme="minorHAnsi"/>
            <w:b/>
            <w:sz w:val="24"/>
            <w:szCs w:val="24"/>
            <w:rPrChange w:id="2609" w:author="Gaurav Dutta" w:date="2016-03-02T20:05:00Z">
              <w:rPr/>
            </w:rPrChange>
          </w:rPr>
          <w:delText xml:space="preserve"> Formulae</w:delText>
        </w:r>
      </w:del>
    </w:p>
    <w:p w:rsidR="009F32DA" w:rsidRPr="00955A96" w:rsidDel="00DE20A1" w:rsidRDefault="006031DE">
      <w:pPr>
        <w:pStyle w:val="Heading1"/>
        <w:jc w:val="center"/>
        <w:rPr>
          <w:del w:id="2610" w:author="Gaurav Dutta" w:date="2016-03-02T19:51:00Z"/>
          <w:b/>
          <w:sz w:val="24"/>
          <w:szCs w:val="24"/>
          <w:rPrChange w:id="2611" w:author="Gaurav Dutta" w:date="2016-03-02T20:05:00Z">
            <w:rPr>
              <w:del w:id="2612" w:author="Gaurav Dutta" w:date="2016-03-02T19:51:00Z"/>
            </w:rPr>
          </w:rPrChange>
        </w:rPr>
        <w:pPrChange w:id="2613" w:author="Gaurav Dutta" w:date="2016-03-02T20:05:00Z">
          <w:pPr/>
        </w:pPrChange>
      </w:pPr>
      <w:del w:id="2614" w:author="Gaurav Dutta" w:date="2016-03-02T19:51:00Z">
        <w:r w:rsidRPr="00955A96" w:rsidDel="00DE20A1">
          <w:rPr>
            <w:b/>
            <w:sz w:val="24"/>
            <w:szCs w:val="24"/>
            <w:rPrChange w:id="2615" w:author="Gaurav Dutta" w:date="2016-03-02T20:05:00Z">
              <w:rPr/>
            </w:rPrChange>
          </w:rPr>
          <w:delText xml:space="preserve">The calculation of the payment schedule </w:delText>
        </w:r>
        <w:r w:rsidR="009F32DA" w:rsidRPr="00955A96" w:rsidDel="00DE20A1">
          <w:rPr>
            <w:b/>
            <w:sz w:val="24"/>
            <w:szCs w:val="24"/>
            <w:rPrChange w:id="2616" w:author="Gaurav Dutta" w:date="2016-03-02T20:05:00Z">
              <w:rPr/>
            </w:rPrChange>
          </w:rPr>
          <w:delText xml:space="preserve">for Industries </w:delText>
        </w:r>
        <w:r w:rsidRPr="00955A96" w:rsidDel="00DE20A1">
          <w:rPr>
            <w:b/>
            <w:sz w:val="24"/>
            <w:szCs w:val="24"/>
            <w:rPrChange w:id="2617" w:author="Gaurav Dutta" w:date="2016-03-02T20:05:00Z">
              <w:rPr/>
            </w:rPrChange>
          </w:rPr>
          <w:delText>would be done using Equated Monthly Installment</w:delText>
        </w:r>
        <w:r w:rsidR="009F32DA" w:rsidRPr="00955A96" w:rsidDel="00DE20A1">
          <w:rPr>
            <w:b/>
            <w:sz w:val="24"/>
            <w:szCs w:val="24"/>
            <w:rPrChange w:id="2618" w:author="Gaurav Dutta" w:date="2016-03-02T20:05:00Z">
              <w:rPr/>
            </w:rPrChange>
          </w:rPr>
          <w:delText>s. The formula for the same is as follows:</w:delText>
        </w:r>
      </w:del>
    </w:p>
    <w:p w:rsidR="009F32DA" w:rsidRPr="00955A96" w:rsidDel="00DE20A1" w:rsidRDefault="009F32DA">
      <w:pPr>
        <w:pStyle w:val="Heading1"/>
        <w:jc w:val="center"/>
        <w:rPr>
          <w:del w:id="2619" w:author="Gaurav Dutta" w:date="2016-03-02T19:51:00Z"/>
          <w:b/>
          <w:bCs/>
          <w:color w:val="000000"/>
          <w:sz w:val="24"/>
          <w:szCs w:val="24"/>
          <w:rPrChange w:id="2620" w:author="Gaurav Dutta" w:date="2016-03-02T20:05:00Z">
            <w:rPr>
              <w:del w:id="2621" w:author="Gaurav Dutta" w:date="2016-03-02T19:51:00Z"/>
              <w:bCs/>
              <w:color w:val="000000"/>
            </w:rPr>
          </w:rPrChange>
        </w:rPr>
        <w:pPrChange w:id="2622" w:author="Gaurav Dutta" w:date="2016-03-02T20:05:00Z">
          <w:pPr>
            <w:pStyle w:val="ListParagraph"/>
            <w:ind w:left="2160" w:firstLine="720"/>
            <w:jc w:val="both"/>
          </w:pPr>
        </w:pPrChange>
      </w:pPr>
    </w:p>
    <w:p w:rsidR="005F02F5" w:rsidRPr="00955A96" w:rsidDel="00DE20A1" w:rsidRDefault="005F02F5">
      <w:pPr>
        <w:pStyle w:val="Heading1"/>
        <w:jc w:val="center"/>
        <w:rPr>
          <w:del w:id="2623" w:author="Gaurav Dutta" w:date="2016-03-02T19:51:00Z"/>
          <w:b/>
          <w:bCs/>
          <w:color w:val="000000"/>
          <w:sz w:val="24"/>
          <w:szCs w:val="24"/>
          <w:rPrChange w:id="2624" w:author="Gaurav Dutta" w:date="2016-03-02T20:05:00Z">
            <w:rPr>
              <w:del w:id="2625" w:author="Gaurav Dutta" w:date="2016-03-02T19:51:00Z"/>
              <w:bCs/>
              <w:color w:val="000000"/>
            </w:rPr>
          </w:rPrChange>
        </w:rPr>
        <w:pPrChange w:id="2626" w:author="Gaurav Dutta" w:date="2016-03-02T20:05:00Z">
          <w:pPr>
            <w:pStyle w:val="ListParagraph"/>
            <w:ind w:left="2160" w:firstLine="720"/>
            <w:jc w:val="both"/>
          </w:pPr>
        </w:pPrChange>
      </w:pPr>
      <w:del w:id="2627" w:author="Gaurav Dutta" w:date="2016-03-02T19:51:00Z">
        <w:r w:rsidRPr="00955A96" w:rsidDel="00DE20A1">
          <w:rPr>
            <w:b/>
            <w:bCs/>
            <w:color w:val="000000"/>
            <w:sz w:val="24"/>
            <w:szCs w:val="24"/>
            <w:rPrChange w:id="2628" w:author="Gaurav Dutta" w:date="2016-03-02T20:05:00Z">
              <w:rPr>
                <w:bCs/>
                <w:color w:val="000000"/>
              </w:rPr>
            </w:rPrChange>
          </w:rPr>
          <w:delText>n = Number of installment</w:delText>
        </w:r>
      </w:del>
    </w:p>
    <w:p w:rsidR="009F32DA" w:rsidRPr="00955A96" w:rsidDel="00DE20A1" w:rsidRDefault="000F267F">
      <w:pPr>
        <w:pStyle w:val="Heading1"/>
        <w:jc w:val="center"/>
        <w:rPr>
          <w:del w:id="2629" w:author="Gaurav Dutta" w:date="2016-03-02T19:51:00Z"/>
          <w:b/>
          <w:bCs/>
          <w:color w:val="000000"/>
          <w:sz w:val="24"/>
          <w:szCs w:val="24"/>
          <w:rPrChange w:id="2630" w:author="Gaurav Dutta" w:date="2016-03-02T20:05:00Z">
            <w:rPr>
              <w:del w:id="2631" w:author="Gaurav Dutta" w:date="2016-03-02T19:51:00Z"/>
              <w:bCs/>
              <w:color w:val="000000"/>
            </w:rPr>
          </w:rPrChange>
        </w:rPr>
        <w:pPrChange w:id="2632" w:author="Gaurav Dutta" w:date="2016-03-02T20:05:00Z">
          <w:pPr>
            <w:pStyle w:val="ListParagraph"/>
            <w:ind w:left="2160" w:firstLine="720"/>
            <w:jc w:val="both"/>
          </w:pPr>
        </w:pPrChange>
      </w:pPr>
      <w:del w:id="2633" w:author="Gaurav Dutta" w:date="2016-03-02T19:51:00Z">
        <w:r w:rsidRPr="00955A96" w:rsidDel="00DE20A1">
          <w:rPr>
            <w:b/>
            <w:bCs/>
            <w:color w:val="000000"/>
            <w:sz w:val="24"/>
            <w:szCs w:val="24"/>
            <w:rPrChange w:id="2634" w:author="Gaurav Dutta" w:date="2016-03-02T20:05:00Z">
              <w:rPr>
                <w:bCs/>
                <w:color w:val="000000"/>
              </w:rPr>
            </w:rPrChange>
          </w:rPr>
          <w:delText>r =</w:delText>
        </w:r>
        <w:r w:rsidR="005F02F5" w:rsidRPr="00955A96" w:rsidDel="00DE20A1">
          <w:rPr>
            <w:b/>
            <w:bCs/>
            <w:color w:val="000000"/>
            <w:sz w:val="24"/>
            <w:szCs w:val="24"/>
            <w:rPrChange w:id="2635" w:author="Gaurav Dutta" w:date="2016-03-02T20:05:00Z">
              <w:rPr>
                <w:bCs/>
                <w:color w:val="000000"/>
              </w:rPr>
            </w:rPrChange>
          </w:rPr>
          <w:delText xml:space="preserve"> Rate of interest,</w:delText>
        </w:r>
      </w:del>
    </w:p>
    <w:p w:rsidR="005F02F5" w:rsidRPr="00955A96" w:rsidDel="00DE20A1" w:rsidRDefault="009F32DA">
      <w:pPr>
        <w:pStyle w:val="Heading1"/>
        <w:jc w:val="center"/>
        <w:rPr>
          <w:del w:id="2636" w:author="Gaurav Dutta" w:date="2016-03-02T19:51:00Z"/>
          <w:b/>
          <w:bCs/>
          <w:color w:val="000000"/>
          <w:sz w:val="24"/>
          <w:szCs w:val="24"/>
          <w:rPrChange w:id="2637" w:author="Gaurav Dutta" w:date="2016-03-02T20:05:00Z">
            <w:rPr>
              <w:del w:id="2638" w:author="Gaurav Dutta" w:date="2016-03-02T19:51:00Z"/>
              <w:bCs/>
              <w:color w:val="000000"/>
            </w:rPr>
          </w:rPrChange>
        </w:rPr>
        <w:pPrChange w:id="2639" w:author="Gaurav Dutta" w:date="2016-03-02T20:05:00Z">
          <w:pPr>
            <w:pStyle w:val="ListParagraph"/>
            <w:ind w:left="2160" w:firstLine="720"/>
            <w:jc w:val="both"/>
          </w:pPr>
        </w:pPrChange>
      </w:pPr>
      <w:del w:id="2640" w:author="Gaurav Dutta" w:date="2016-03-02T19:51:00Z">
        <w:r w:rsidRPr="00955A96" w:rsidDel="00DE20A1">
          <w:rPr>
            <w:b/>
            <w:bCs/>
            <w:noProof/>
            <w:color w:val="000000"/>
            <w:sz w:val="24"/>
            <w:szCs w:val="24"/>
            <w:lang w:bidi="hi-IN"/>
            <w:rPrChange w:id="2641" w:author="Gaurav Dutta" w:date="2016-03-02T20:05:00Z">
              <w:rPr>
                <w:bCs/>
                <w:noProof/>
                <w:color w:val="000000"/>
                <w:lang w:bidi="hi-IN"/>
              </w:rPr>
            </w:rPrChange>
          </w:rPr>
          <mc:AlternateContent>
            <mc:Choice Requires="wps">
              <w:drawing>
                <wp:anchor distT="0" distB="0" distL="114300" distR="114300" simplePos="0" relativeHeight="251657215" behindDoc="1" locked="0" layoutInCell="1" allowOverlap="1" wp14:anchorId="2919BD2F" wp14:editId="5B7B879E">
                  <wp:simplePos x="0" y="0"/>
                  <wp:positionH relativeFrom="column">
                    <wp:posOffset>1819748</wp:posOffset>
                  </wp:positionH>
                  <wp:positionV relativeFrom="paragraph">
                    <wp:posOffset>20955</wp:posOffset>
                  </wp:positionV>
                  <wp:extent cx="1807535" cy="148855"/>
                  <wp:effectExtent l="0" t="0" r="21590" b="22860"/>
                  <wp:wrapNone/>
                  <wp:docPr id="2" name="Rectangle 2"/>
                  <wp:cNvGraphicFramePr/>
                  <a:graphic xmlns:a="http://schemas.openxmlformats.org/drawingml/2006/main">
                    <a:graphicData uri="http://schemas.microsoft.com/office/word/2010/wordprocessingShape">
                      <wps:wsp>
                        <wps:cNvSpPr/>
                        <wps:spPr>
                          <a:xfrm>
                            <a:off x="0" y="0"/>
                            <a:ext cx="1807535" cy="1488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2A07A" id="Rectangle 2" o:spid="_x0000_s1026" style="position:absolute;margin-left:143.3pt;margin-top:1.65pt;width:142.35pt;height:11.7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" filled="f" strokecolor="black [3213]" strokeweight="1pt"/>
              </w:pict>
            </mc:Fallback>
          </mc:AlternateContent>
        </w:r>
        <w:r w:rsidRPr="00955A96" w:rsidDel="00DE20A1">
          <w:rPr>
            <w:b/>
            <w:bCs/>
            <w:color w:val="000000"/>
            <w:sz w:val="24"/>
            <w:szCs w:val="24"/>
            <w:rPrChange w:id="2642" w:author="Gaurav Dutta" w:date="2016-03-02T20:05:00Z">
              <w:rPr>
                <w:bCs/>
                <w:color w:val="000000"/>
              </w:rPr>
            </w:rPrChange>
          </w:rPr>
          <w:delText>Rate of Interest, r = [N.I./(12/f</w:delText>
        </w:r>
        <w:r w:rsidR="005F02F5" w:rsidRPr="00955A96" w:rsidDel="00DE20A1">
          <w:rPr>
            <w:b/>
            <w:bCs/>
            <w:color w:val="000000"/>
            <w:sz w:val="24"/>
            <w:szCs w:val="24"/>
            <w:rPrChange w:id="2643" w:author="Gaurav Dutta" w:date="2016-03-02T20:05:00Z">
              <w:rPr>
                <w:bCs/>
                <w:color w:val="000000"/>
              </w:rPr>
            </w:rPrChange>
          </w:rPr>
          <w:delText>)]</w:delText>
        </w:r>
      </w:del>
    </w:p>
    <w:p w:rsidR="009F32DA" w:rsidRPr="00955A96" w:rsidDel="00DE20A1" w:rsidRDefault="005F02F5">
      <w:pPr>
        <w:pStyle w:val="Heading1"/>
        <w:jc w:val="center"/>
        <w:rPr>
          <w:del w:id="2644" w:author="Gaurav Dutta" w:date="2016-03-02T19:51:00Z"/>
          <w:b/>
          <w:bCs/>
          <w:color w:val="000000"/>
          <w:sz w:val="24"/>
          <w:szCs w:val="24"/>
          <w:rPrChange w:id="2645" w:author="Gaurav Dutta" w:date="2016-03-02T20:05:00Z">
            <w:rPr>
              <w:del w:id="2646" w:author="Gaurav Dutta" w:date="2016-03-02T19:51:00Z"/>
              <w:bCs/>
              <w:color w:val="000000"/>
            </w:rPr>
          </w:rPrChange>
        </w:rPr>
        <w:pPrChange w:id="2647" w:author="Gaurav Dutta" w:date="2016-03-02T20:05:00Z">
          <w:pPr>
            <w:pStyle w:val="ListParagraph"/>
            <w:ind w:left="2160" w:firstLine="720"/>
            <w:jc w:val="both"/>
          </w:pPr>
        </w:pPrChange>
      </w:pPr>
      <w:del w:id="2648" w:author="Gaurav Dutta" w:date="2016-03-02T19:51:00Z">
        <w:r w:rsidRPr="00955A96" w:rsidDel="00DE20A1">
          <w:rPr>
            <w:b/>
            <w:bCs/>
            <w:color w:val="000000"/>
            <w:sz w:val="24"/>
            <w:szCs w:val="24"/>
            <w:rPrChange w:id="2649" w:author="Gaurav Dutta" w:date="2016-03-02T20:05:00Z">
              <w:rPr>
                <w:bCs/>
                <w:color w:val="000000"/>
              </w:rPr>
            </w:rPrChange>
          </w:rPr>
          <w:delText>f = frequency</w:delText>
        </w:r>
      </w:del>
    </w:p>
    <w:p w:rsidR="005F02F5" w:rsidRPr="00955A96" w:rsidDel="00DE20A1" w:rsidRDefault="009F32DA">
      <w:pPr>
        <w:pStyle w:val="Heading1"/>
        <w:jc w:val="center"/>
        <w:rPr>
          <w:del w:id="2650" w:author="Gaurav Dutta" w:date="2016-03-02T19:51:00Z"/>
          <w:b/>
          <w:bCs/>
          <w:color w:val="000000"/>
          <w:sz w:val="24"/>
          <w:szCs w:val="24"/>
          <w:rPrChange w:id="2651" w:author="Gaurav Dutta" w:date="2016-03-02T20:05:00Z">
            <w:rPr>
              <w:del w:id="2652" w:author="Gaurav Dutta" w:date="2016-03-02T19:51:00Z"/>
              <w:bCs/>
              <w:color w:val="000000"/>
            </w:rPr>
          </w:rPrChange>
        </w:rPr>
        <w:pPrChange w:id="2653" w:author="Gaurav Dutta" w:date="2016-03-02T20:05:00Z">
          <w:pPr>
            <w:pStyle w:val="ListParagraph"/>
            <w:ind w:left="2160" w:firstLine="720"/>
            <w:jc w:val="both"/>
          </w:pPr>
        </w:pPrChange>
      </w:pPr>
      <w:del w:id="2654" w:author="Gaurav Dutta" w:date="2016-03-02T19:51:00Z">
        <w:r w:rsidRPr="00955A96" w:rsidDel="00DE20A1">
          <w:rPr>
            <w:b/>
            <w:bCs/>
            <w:color w:val="000000"/>
            <w:sz w:val="24"/>
            <w:szCs w:val="24"/>
            <w:rPrChange w:id="2655" w:author="Gaurav Dutta" w:date="2016-03-02T20:05:00Z">
              <w:rPr>
                <w:bCs/>
                <w:color w:val="000000"/>
              </w:rPr>
            </w:rPrChange>
          </w:rPr>
          <w:delText>N.I.= Normal Interest</w:delText>
        </w:r>
      </w:del>
    </w:p>
    <w:p w:rsidR="009F32DA" w:rsidRPr="00955A96" w:rsidDel="00DE20A1" w:rsidRDefault="009F32DA">
      <w:pPr>
        <w:pStyle w:val="Heading1"/>
        <w:jc w:val="center"/>
        <w:rPr>
          <w:del w:id="2656" w:author="Gaurav Dutta" w:date="2016-03-02T19:51:00Z"/>
          <w:b/>
          <w:bCs/>
          <w:color w:val="000000"/>
          <w:sz w:val="24"/>
          <w:szCs w:val="24"/>
          <w:rPrChange w:id="2657" w:author="Gaurav Dutta" w:date="2016-03-02T20:05:00Z">
            <w:rPr>
              <w:del w:id="2658" w:author="Gaurav Dutta" w:date="2016-03-02T19:51:00Z"/>
              <w:bCs/>
              <w:color w:val="000000"/>
            </w:rPr>
          </w:rPrChange>
        </w:rPr>
        <w:pPrChange w:id="2659" w:author="Gaurav Dutta" w:date="2016-03-02T20:05:00Z">
          <w:pPr>
            <w:pStyle w:val="ListParagraph"/>
            <w:ind w:left="2160" w:firstLine="720"/>
            <w:jc w:val="both"/>
          </w:pPr>
        </w:pPrChange>
      </w:pPr>
    </w:p>
    <w:p w:rsidR="005F02F5" w:rsidRPr="00955A96" w:rsidDel="00DE20A1" w:rsidRDefault="009F32DA">
      <w:pPr>
        <w:pStyle w:val="Heading1"/>
        <w:jc w:val="center"/>
        <w:rPr>
          <w:del w:id="2660" w:author="Gaurav Dutta" w:date="2016-03-02T19:51:00Z"/>
          <w:b/>
          <w:bCs/>
          <w:color w:val="000000"/>
          <w:sz w:val="24"/>
          <w:szCs w:val="24"/>
          <w:rPrChange w:id="2661" w:author="Gaurav Dutta" w:date="2016-03-02T20:05:00Z">
            <w:rPr>
              <w:del w:id="2662" w:author="Gaurav Dutta" w:date="2016-03-02T19:51:00Z"/>
              <w:bCs/>
              <w:color w:val="000000"/>
            </w:rPr>
          </w:rPrChange>
        </w:rPr>
        <w:pPrChange w:id="2663" w:author="Gaurav Dutta" w:date="2016-03-02T20:05:00Z">
          <w:pPr>
            <w:jc w:val="both"/>
          </w:pPr>
        </w:pPrChange>
      </w:pPr>
      <w:del w:id="2664" w:author="Gaurav Dutta" w:date="2016-03-02T19:51:00Z">
        <w:r w:rsidRPr="00955A96" w:rsidDel="00DE20A1">
          <w:rPr>
            <w:b/>
            <w:bCs/>
            <w:color w:val="000000"/>
            <w:sz w:val="24"/>
            <w:szCs w:val="24"/>
            <w:u w:val="single"/>
            <w:rPrChange w:id="2665" w:author="Gaurav Dutta" w:date="2016-03-02T20:05:00Z">
              <w:rPr>
                <w:bCs/>
                <w:color w:val="000000"/>
                <w:u w:val="single"/>
              </w:rPr>
            </w:rPrChange>
          </w:rPr>
          <w:delText>Calculation of</w:delText>
        </w:r>
        <w:r w:rsidR="005F02F5" w:rsidRPr="00955A96" w:rsidDel="00DE20A1">
          <w:rPr>
            <w:b/>
            <w:bCs/>
            <w:color w:val="000000"/>
            <w:sz w:val="24"/>
            <w:szCs w:val="24"/>
            <w:u w:val="single"/>
            <w:rPrChange w:id="2666" w:author="Gaurav Dutta" w:date="2016-03-02T20:05:00Z">
              <w:rPr>
                <w:bCs/>
                <w:color w:val="000000"/>
                <w:u w:val="single"/>
              </w:rPr>
            </w:rPrChange>
          </w:rPr>
          <w:delText xml:space="preserve"> rate of interest as per frequency</w:delText>
        </w:r>
        <w:r w:rsidR="00A767B4" w:rsidRPr="00955A96" w:rsidDel="00DE20A1">
          <w:rPr>
            <w:b/>
            <w:bCs/>
            <w:color w:val="000000"/>
            <w:sz w:val="24"/>
            <w:szCs w:val="24"/>
            <w:u w:val="single"/>
            <w:rPrChange w:id="2667" w:author="Gaurav Dutta" w:date="2016-03-02T20:05:00Z">
              <w:rPr>
                <w:bCs/>
                <w:color w:val="000000"/>
                <w:u w:val="single"/>
              </w:rPr>
            </w:rPrChange>
          </w:rPr>
          <w:delText>:</w:delText>
        </w:r>
      </w:del>
    </w:p>
    <w:p w:rsidR="009F32DA" w:rsidRPr="00955A96" w:rsidDel="00DE20A1" w:rsidRDefault="00FD7C3C">
      <w:pPr>
        <w:pStyle w:val="Heading1"/>
        <w:jc w:val="center"/>
        <w:rPr>
          <w:del w:id="2668" w:author="Gaurav Dutta" w:date="2016-03-02T19:51:00Z"/>
          <w:b/>
          <w:bCs/>
          <w:color w:val="000000"/>
          <w:sz w:val="24"/>
          <w:szCs w:val="24"/>
          <w:rPrChange w:id="2669" w:author="Gaurav Dutta" w:date="2016-03-02T20:05:00Z">
            <w:rPr>
              <w:del w:id="2670" w:author="Gaurav Dutta" w:date="2016-03-02T19:51:00Z"/>
              <w:bCs/>
              <w:color w:val="000000"/>
            </w:rPr>
          </w:rPrChange>
        </w:rPr>
        <w:pPrChange w:id="2671" w:author="Gaurav Dutta" w:date="2016-03-02T20:05:00Z">
          <w:pPr>
            <w:pStyle w:val="ListParagraph"/>
            <w:numPr>
              <w:ilvl w:val="1"/>
              <w:numId w:val="11"/>
            </w:numPr>
            <w:tabs>
              <w:tab w:val="num" w:pos="1440"/>
            </w:tabs>
            <w:ind w:left="1440" w:hanging="360"/>
            <w:jc w:val="both"/>
          </w:pPr>
        </w:pPrChange>
      </w:pPr>
      <w:del w:id="2672" w:author="Gaurav Dutta" w:date="2016-03-02T19:51:00Z">
        <w:r w:rsidRPr="00955A96" w:rsidDel="00DE20A1">
          <w:rPr>
            <w:b/>
            <w:bCs/>
            <w:color w:val="000000"/>
            <w:sz w:val="24"/>
            <w:szCs w:val="24"/>
            <w:u w:val="single"/>
            <w:rPrChange w:id="2673" w:author="Gaurav Dutta" w:date="2016-03-02T20:05:00Z">
              <w:rPr>
                <w:bCs/>
                <w:color w:val="000000"/>
                <w:u w:val="single"/>
              </w:rPr>
            </w:rPrChange>
          </w:rPr>
          <w:delText>In</w:delText>
        </w:r>
        <w:r w:rsidR="00A7007D" w:rsidRPr="00955A96" w:rsidDel="00DE20A1">
          <w:rPr>
            <w:b/>
            <w:bCs/>
            <w:color w:val="000000"/>
            <w:sz w:val="24"/>
            <w:szCs w:val="24"/>
            <w:u w:val="single"/>
            <w:rPrChange w:id="2674" w:author="Gaurav Dutta" w:date="2016-03-02T20:05:00Z">
              <w:rPr>
                <w:bCs/>
                <w:color w:val="000000"/>
                <w:u w:val="single"/>
              </w:rPr>
            </w:rPrChange>
          </w:rPr>
          <w:delText xml:space="preserve"> case of </w:delText>
        </w:r>
        <w:r w:rsidR="005F02F5" w:rsidRPr="00955A96" w:rsidDel="00DE20A1">
          <w:rPr>
            <w:b/>
            <w:bCs/>
            <w:color w:val="000000"/>
            <w:sz w:val="24"/>
            <w:szCs w:val="24"/>
            <w:u w:val="single"/>
            <w:rPrChange w:id="2675" w:author="Gaurav Dutta" w:date="2016-03-02T20:05:00Z">
              <w:rPr>
                <w:bCs/>
                <w:color w:val="000000"/>
                <w:u w:val="single"/>
              </w:rPr>
            </w:rPrChange>
          </w:rPr>
          <w:delText>Monthly</w:delText>
        </w:r>
      </w:del>
    </w:p>
    <w:p w:rsidR="009F32DA" w:rsidRPr="00955A96" w:rsidDel="00DE20A1" w:rsidRDefault="009F32DA">
      <w:pPr>
        <w:pStyle w:val="Heading1"/>
        <w:jc w:val="center"/>
        <w:rPr>
          <w:del w:id="2676" w:author="Gaurav Dutta" w:date="2016-03-02T19:51:00Z"/>
          <w:b/>
          <w:bCs/>
          <w:color w:val="000000"/>
          <w:sz w:val="24"/>
          <w:szCs w:val="24"/>
          <w:rPrChange w:id="2677" w:author="Gaurav Dutta" w:date="2016-03-02T20:05:00Z">
            <w:rPr>
              <w:del w:id="2678" w:author="Gaurav Dutta" w:date="2016-03-02T19:51:00Z"/>
              <w:bCs/>
              <w:color w:val="000000"/>
            </w:rPr>
          </w:rPrChange>
        </w:rPr>
        <w:pPrChange w:id="2679" w:author="Gaurav Dutta" w:date="2016-03-02T20:05:00Z">
          <w:pPr>
            <w:ind w:left="1440"/>
            <w:jc w:val="both"/>
          </w:pPr>
        </w:pPrChange>
      </w:pPr>
      <w:del w:id="2680" w:author="Gaurav Dutta" w:date="2016-03-02T19:51:00Z">
        <w:r w:rsidRPr="00955A96" w:rsidDel="00DE20A1">
          <w:rPr>
            <w:b/>
            <w:bCs/>
            <w:color w:val="000000"/>
            <w:sz w:val="24"/>
            <w:szCs w:val="24"/>
            <w:rPrChange w:id="2681" w:author="Gaurav Dutta" w:date="2016-03-02T20:05:00Z">
              <w:rPr>
                <w:bCs/>
                <w:color w:val="000000"/>
              </w:rPr>
            </w:rPrChange>
          </w:rPr>
          <w:delText>Frequency, f=12</w:delText>
        </w:r>
      </w:del>
    </w:p>
    <w:p w:rsidR="009F32DA" w:rsidRPr="00955A96" w:rsidDel="00DE20A1" w:rsidRDefault="00F00C29">
      <w:pPr>
        <w:pStyle w:val="Heading1"/>
        <w:jc w:val="center"/>
        <w:rPr>
          <w:del w:id="2682" w:author="Gaurav Dutta" w:date="2016-03-02T19:51:00Z"/>
          <w:b/>
          <w:bCs/>
          <w:i/>
          <w:color w:val="000000"/>
          <w:sz w:val="24"/>
          <w:szCs w:val="24"/>
          <w:rPrChange w:id="2683" w:author="Gaurav Dutta" w:date="2016-03-02T20:05:00Z">
            <w:rPr>
              <w:del w:id="2684" w:author="Gaurav Dutta" w:date="2016-03-02T19:51:00Z"/>
              <w:bCs/>
              <w:i/>
              <w:color w:val="000000"/>
            </w:rPr>
          </w:rPrChange>
        </w:rPr>
        <w:pPrChange w:id="2685" w:author="Gaurav Dutta" w:date="2016-03-02T20:05:00Z">
          <w:pPr>
            <w:ind w:left="1440"/>
            <w:jc w:val="both"/>
          </w:pPr>
        </w:pPrChange>
      </w:pPr>
      <w:del w:id="2686" w:author="Gaurav Dutta" w:date="2016-03-02T19:51:00Z">
        <w:r w:rsidRPr="00955A96" w:rsidDel="00DE20A1">
          <w:rPr>
            <w:b/>
            <w:bCs/>
            <w:noProof/>
            <w:color w:val="000000"/>
            <w:sz w:val="24"/>
            <w:szCs w:val="24"/>
            <w:lang w:bidi="hi-IN"/>
            <w:rPrChange w:id="2687" w:author="Gaurav Dutta" w:date="2016-03-02T20:05:00Z">
              <w:rPr>
                <w:bCs/>
                <w:noProof/>
                <w:color w:val="000000"/>
                <w:lang w:bidi="hi-IN"/>
              </w:rPr>
            </w:rPrChange>
          </w:rPr>
          <mc:AlternateContent>
            <mc:Choice Requires="wps">
              <w:drawing>
                <wp:anchor distT="0" distB="0" distL="114300" distR="114300" simplePos="0" relativeHeight="251661312" behindDoc="1" locked="0" layoutInCell="1" allowOverlap="1" wp14:anchorId="2D0EA68B" wp14:editId="2617FCC9">
                  <wp:simplePos x="0" y="0"/>
                  <wp:positionH relativeFrom="column">
                    <wp:posOffset>873509</wp:posOffset>
                  </wp:positionH>
                  <wp:positionV relativeFrom="paragraph">
                    <wp:posOffset>5390</wp:posOffset>
                  </wp:positionV>
                  <wp:extent cx="1881963" cy="159488"/>
                  <wp:effectExtent l="0" t="0" r="23495" b="12065"/>
                  <wp:wrapNone/>
                  <wp:docPr id="6" name="Rectangle 6"/>
                  <wp:cNvGraphicFramePr/>
                  <a:graphic xmlns:a="http://schemas.openxmlformats.org/drawingml/2006/main">
                    <a:graphicData uri="http://schemas.microsoft.com/office/word/2010/wordprocessingShape">
                      <wps:wsp>
                        <wps:cNvSpPr/>
                        <wps:spPr>
                          <a:xfrm>
                            <a:off x="0" y="0"/>
                            <a:ext cx="1881963" cy="159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3AFFA" id="Rectangle 6" o:spid="_x0000_s1026" style="position:absolute;margin-left:68.8pt;margin-top:.4pt;width:148.2pt;height:1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" filled="f" strokecolor="black [3213]" strokeweight="1pt"/>
              </w:pict>
            </mc:Fallback>
          </mc:AlternateContent>
        </w:r>
        <w:r w:rsidR="009F32DA" w:rsidRPr="00955A96" w:rsidDel="00DE20A1">
          <w:rPr>
            <w:b/>
            <w:bCs/>
            <w:color w:val="000000"/>
            <w:sz w:val="24"/>
            <w:szCs w:val="24"/>
            <w:rPrChange w:id="2688" w:author="Gaurav Dutta" w:date="2016-03-02T20:05:00Z">
              <w:rPr>
                <w:bCs/>
                <w:color w:val="000000"/>
              </w:rPr>
            </w:rPrChange>
          </w:rPr>
          <w:delText>Rate of Interest, r = N.I./(12/12)</w:delText>
        </w:r>
        <w:r w:rsidR="00FD7C3C" w:rsidRPr="00955A96" w:rsidDel="00DE20A1">
          <w:rPr>
            <w:b/>
            <w:bCs/>
            <w:color w:val="000000"/>
            <w:sz w:val="24"/>
            <w:szCs w:val="24"/>
            <w:rPrChange w:id="2689" w:author="Gaurav Dutta" w:date="2016-03-02T20:05:00Z">
              <w:rPr>
                <w:bCs/>
                <w:color w:val="000000"/>
              </w:rPr>
            </w:rPrChange>
          </w:rPr>
          <w:delText xml:space="preserve"> </w:delText>
        </w:r>
        <w:r w:rsidRPr="00955A96" w:rsidDel="00DE20A1">
          <w:rPr>
            <w:b/>
            <w:bCs/>
            <w:color w:val="000000"/>
            <w:sz w:val="24"/>
            <w:szCs w:val="24"/>
            <w:rPrChange w:id="2690" w:author="Gaurav Dutta" w:date="2016-03-02T20:05:00Z">
              <w:rPr>
                <w:bCs/>
                <w:color w:val="000000"/>
              </w:rPr>
            </w:rPrChange>
          </w:rPr>
          <w:delText xml:space="preserve"> </w:delText>
        </w:r>
        <w:r w:rsidR="009F32DA" w:rsidRPr="00955A96" w:rsidDel="00DE20A1">
          <w:rPr>
            <w:b/>
            <w:bCs/>
            <w:color w:val="000000"/>
            <w:sz w:val="24"/>
            <w:szCs w:val="24"/>
            <w:rPrChange w:id="2691" w:author="Gaurav Dutta" w:date="2016-03-02T20:05:00Z">
              <w:rPr>
                <w:bCs/>
                <w:color w:val="000000"/>
              </w:rPr>
            </w:rPrChange>
          </w:rPr>
          <w:delText xml:space="preserve"> </w:delText>
        </w:r>
        <w:r w:rsidR="009F32DA" w:rsidRPr="00955A96" w:rsidDel="00DE20A1">
          <w:rPr>
            <w:b/>
            <w:bCs/>
            <w:i/>
            <w:color w:val="000000"/>
            <w:sz w:val="24"/>
            <w:szCs w:val="24"/>
            <w:rPrChange w:id="2692" w:author="Gaurav Dutta" w:date="2016-03-02T20:05:00Z">
              <w:rPr>
                <w:bCs/>
                <w:i/>
                <w:color w:val="000000"/>
              </w:rPr>
            </w:rPrChange>
          </w:rPr>
          <w:delText>[from the rate of interest formula above]</w:delText>
        </w:r>
      </w:del>
    </w:p>
    <w:p w:rsidR="00FD7C3C" w:rsidRPr="00955A96" w:rsidDel="00DE20A1" w:rsidRDefault="00FD7C3C">
      <w:pPr>
        <w:pStyle w:val="Heading1"/>
        <w:jc w:val="center"/>
        <w:rPr>
          <w:del w:id="2693" w:author="Gaurav Dutta" w:date="2016-03-02T19:51:00Z"/>
          <w:b/>
          <w:bCs/>
          <w:color w:val="000000"/>
          <w:sz w:val="24"/>
          <w:szCs w:val="24"/>
          <w:rPrChange w:id="2694" w:author="Gaurav Dutta" w:date="2016-03-02T20:05:00Z">
            <w:rPr>
              <w:del w:id="2695" w:author="Gaurav Dutta" w:date="2016-03-02T19:51:00Z"/>
              <w:bCs/>
              <w:color w:val="000000"/>
            </w:rPr>
          </w:rPrChange>
        </w:rPr>
        <w:pPrChange w:id="2696" w:author="Gaurav Dutta" w:date="2016-03-02T20:05:00Z">
          <w:pPr>
            <w:pStyle w:val="ListParagraph"/>
            <w:numPr>
              <w:ilvl w:val="1"/>
              <w:numId w:val="11"/>
            </w:numPr>
            <w:tabs>
              <w:tab w:val="num" w:pos="1440"/>
            </w:tabs>
            <w:ind w:left="1440" w:hanging="360"/>
            <w:jc w:val="both"/>
          </w:pPr>
        </w:pPrChange>
      </w:pPr>
      <w:del w:id="2697" w:author="Gaurav Dutta" w:date="2016-03-02T19:51:00Z">
        <w:r w:rsidRPr="00955A96" w:rsidDel="00DE20A1">
          <w:rPr>
            <w:b/>
            <w:bCs/>
            <w:color w:val="000000"/>
            <w:sz w:val="24"/>
            <w:szCs w:val="24"/>
            <w:u w:val="single"/>
            <w:rPrChange w:id="2698" w:author="Gaurav Dutta" w:date="2016-03-02T20:05:00Z">
              <w:rPr>
                <w:bCs/>
                <w:color w:val="000000"/>
                <w:u w:val="single"/>
              </w:rPr>
            </w:rPrChange>
          </w:rPr>
          <w:delText>In case of Quarterly</w:delText>
        </w:r>
      </w:del>
    </w:p>
    <w:p w:rsidR="00FD7C3C" w:rsidRPr="00955A96" w:rsidDel="00DE20A1" w:rsidRDefault="00FD7C3C">
      <w:pPr>
        <w:pStyle w:val="Heading1"/>
        <w:jc w:val="center"/>
        <w:rPr>
          <w:del w:id="2699" w:author="Gaurav Dutta" w:date="2016-03-02T19:51:00Z"/>
          <w:b/>
          <w:bCs/>
          <w:color w:val="000000"/>
          <w:sz w:val="24"/>
          <w:szCs w:val="24"/>
          <w:rPrChange w:id="2700" w:author="Gaurav Dutta" w:date="2016-03-02T20:05:00Z">
            <w:rPr>
              <w:del w:id="2701" w:author="Gaurav Dutta" w:date="2016-03-02T19:51:00Z"/>
              <w:bCs/>
              <w:color w:val="000000"/>
            </w:rPr>
          </w:rPrChange>
        </w:rPr>
        <w:pPrChange w:id="2702" w:author="Gaurav Dutta" w:date="2016-03-02T20:05:00Z">
          <w:pPr>
            <w:ind w:left="1440"/>
            <w:jc w:val="both"/>
          </w:pPr>
        </w:pPrChange>
      </w:pPr>
      <w:del w:id="2703" w:author="Gaurav Dutta" w:date="2016-03-02T19:51:00Z">
        <w:r w:rsidRPr="00955A96" w:rsidDel="00DE20A1">
          <w:rPr>
            <w:b/>
            <w:bCs/>
            <w:color w:val="000000"/>
            <w:sz w:val="24"/>
            <w:szCs w:val="24"/>
            <w:rPrChange w:id="2704" w:author="Gaurav Dutta" w:date="2016-03-02T20:05:00Z">
              <w:rPr>
                <w:bCs/>
                <w:color w:val="000000"/>
              </w:rPr>
            </w:rPrChange>
          </w:rPr>
          <w:delText>Frequency, f=4</w:delText>
        </w:r>
      </w:del>
    </w:p>
    <w:p w:rsidR="00FD7C3C" w:rsidRPr="00955A96" w:rsidDel="00DE20A1" w:rsidRDefault="00FD7C3C">
      <w:pPr>
        <w:pStyle w:val="Heading1"/>
        <w:jc w:val="center"/>
        <w:rPr>
          <w:del w:id="2705" w:author="Gaurav Dutta" w:date="2016-03-02T19:51:00Z"/>
          <w:b/>
          <w:bCs/>
          <w:color w:val="000000"/>
          <w:sz w:val="24"/>
          <w:szCs w:val="24"/>
          <w:rPrChange w:id="2706" w:author="Gaurav Dutta" w:date="2016-03-02T20:05:00Z">
            <w:rPr>
              <w:del w:id="2707" w:author="Gaurav Dutta" w:date="2016-03-02T19:51:00Z"/>
              <w:bCs/>
              <w:color w:val="000000"/>
            </w:rPr>
          </w:rPrChange>
        </w:rPr>
        <w:pPrChange w:id="2708" w:author="Gaurav Dutta" w:date="2016-03-02T20:05:00Z">
          <w:pPr>
            <w:ind w:left="1440"/>
            <w:jc w:val="both"/>
          </w:pPr>
        </w:pPrChange>
      </w:pPr>
      <w:del w:id="2709" w:author="Gaurav Dutta" w:date="2016-03-02T19:51:00Z">
        <w:r w:rsidRPr="00955A96" w:rsidDel="00DE20A1">
          <w:rPr>
            <w:b/>
            <w:bCs/>
            <w:noProof/>
            <w:color w:val="000000"/>
            <w:sz w:val="24"/>
            <w:szCs w:val="24"/>
            <w:lang w:bidi="hi-IN"/>
            <w:rPrChange w:id="2710" w:author="Gaurav Dutta" w:date="2016-03-02T20:05:00Z">
              <w:rPr>
                <w:bCs/>
                <w:noProof/>
                <w:color w:val="000000"/>
                <w:lang w:bidi="hi-IN"/>
              </w:rPr>
            </w:rPrChange>
          </w:rPr>
          <mc:AlternateContent>
            <mc:Choice Requires="wps">
              <w:drawing>
                <wp:anchor distT="0" distB="0" distL="114300" distR="114300" simplePos="0" relativeHeight="251663360" behindDoc="1" locked="0" layoutInCell="1" allowOverlap="1" wp14:anchorId="01498024" wp14:editId="7BC5A5BD">
                  <wp:simplePos x="0" y="0"/>
                  <wp:positionH relativeFrom="column">
                    <wp:posOffset>873509</wp:posOffset>
                  </wp:positionH>
                  <wp:positionV relativeFrom="paragraph">
                    <wp:posOffset>5390</wp:posOffset>
                  </wp:positionV>
                  <wp:extent cx="1881963" cy="159488"/>
                  <wp:effectExtent l="0" t="0" r="23495" b="12065"/>
                  <wp:wrapNone/>
                  <wp:docPr id="8" name="Rectangle 8"/>
                  <wp:cNvGraphicFramePr/>
                  <a:graphic xmlns:a="http://schemas.openxmlformats.org/drawingml/2006/main">
                    <a:graphicData uri="http://schemas.microsoft.com/office/word/2010/wordprocessingShape">
                      <wps:wsp>
                        <wps:cNvSpPr/>
                        <wps:spPr>
                          <a:xfrm>
                            <a:off x="0" y="0"/>
                            <a:ext cx="1881963" cy="159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F32D9" id="Rectangle 8" o:spid="_x0000_s1026" style="position:absolute;margin-left:68.8pt;margin-top:.4pt;width:148.2pt;height:12.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" filled="f" strokecolor="black [3213]" strokeweight="1pt"/>
              </w:pict>
            </mc:Fallback>
          </mc:AlternateContent>
        </w:r>
        <w:r w:rsidRPr="00955A96" w:rsidDel="00DE20A1">
          <w:rPr>
            <w:b/>
            <w:bCs/>
            <w:color w:val="000000"/>
            <w:sz w:val="24"/>
            <w:szCs w:val="24"/>
            <w:rPrChange w:id="2711" w:author="Gaurav Dutta" w:date="2016-03-02T20:05:00Z">
              <w:rPr>
                <w:bCs/>
                <w:color w:val="000000"/>
              </w:rPr>
            </w:rPrChange>
          </w:rPr>
          <w:delText xml:space="preserve">Rate of Interest, r = N.I./(12/4)      </w:delText>
        </w:r>
        <w:r w:rsidRPr="00955A96" w:rsidDel="00DE20A1">
          <w:rPr>
            <w:b/>
            <w:bCs/>
            <w:i/>
            <w:color w:val="000000"/>
            <w:sz w:val="24"/>
            <w:szCs w:val="24"/>
            <w:rPrChange w:id="2712" w:author="Gaurav Dutta" w:date="2016-03-02T20:05:00Z">
              <w:rPr>
                <w:bCs/>
                <w:i/>
                <w:color w:val="000000"/>
              </w:rPr>
            </w:rPrChange>
          </w:rPr>
          <w:delText>[from the rate of interest formula above]</w:delText>
        </w:r>
      </w:del>
    </w:p>
    <w:p w:rsidR="00FD7C3C" w:rsidRPr="00955A96" w:rsidDel="00DE20A1" w:rsidRDefault="00FD7C3C">
      <w:pPr>
        <w:pStyle w:val="Heading1"/>
        <w:jc w:val="center"/>
        <w:rPr>
          <w:del w:id="2713" w:author="Gaurav Dutta" w:date="2016-03-02T19:51:00Z"/>
          <w:b/>
          <w:bCs/>
          <w:color w:val="000000"/>
          <w:sz w:val="24"/>
          <w:szCs w:val="24"/>
          <w:rPrChange w:id="2714" w:author="Gaurav Dutta" w:date="2016-03-02T20:05:00Z">
            <w:rPr>
              <w:del w:id="2715" w:author="Gaurav Dutta" w:date="2016-03-02T19:51:00Z"/>
              <w:bCs/>
              <w:color w:val="000000"/>
            </w:rPr>
          </w:rPrChange>
        </w:rPr>
        <w:pPrChange w:id="2716" w:author="Gaurav Dutta" w:date="2016-03-02T20:05:00Z">
          <w:pPr>
            <w:pStyle w:val="ListParagraph"/>
            <w:numPr>
              <w:ilvl w:val="1"/>
              <w:numId w:val="11"/>
            </w:numPr>
            <w:tabs>
              <w:tab w:val="num" w:pos="1440"/>
            </w:tabs>
            <w:ind w:left="1440" w:hanging="360"/>
            <w:jc w:val="both"/>
          </w:pPr>
        </w:pPrChange>
      </w:pPr>
      <w:del w:id="2717" w:author="Gaurav Dutta" w:date="2016-03-02T19:51:00Z">
        <w:r w:rsidRPr="00955A96" w:rsidDel="00DE20A1">
          <w:rPr>
            <w:b/>
            <w:bCs/>
            <w:color w:val="000000"/>
            <w:sz w:val="24"/>
            <w:szCs w:val="24"/>
            <w:u w:val="single"/>
            <w:rPrChange w:id="2718" w:author="Gaurav Dutta" w:date="2016-03-02T20:05:00Z">
              <w:rPr>
                <w:bCs/>
                <w:color w:val="000000"/>
                <w:u w:val="single"/>
              </w:rPr>
            </w:rPrChange>
          </w:rPr>
          <w:delText>In case of Half Yearly</w:delText>
        </w:r>
      </w:del>
    </w:p>
    <w:p w:rsidR="00FD7C3C" w:rsidRPr="00955A96" w:rsidDel="00DE20A1" w:rsidRDefault="00FD7C3C">
      <w:pPr>
        <w:pStyle w:val="Heading1"/>
        <w:jc w:val="center"/>
        <w:rPr>
          <w:del w:id="2719" w:author="Gaurav Dutta" w:date="2016-03-02T19:51:00Z"/>
          <w:b/>
          <w:bCs/>
          <w:color w:val="000000"/>
          <w:sz w:val="24"/>
          <w:szCs w:val="24"/>
          <w:rPrChange w:id="2720" w:author="Gaurav Dutta" w:date="2016-03-02T20:05:00Z">
            <w:rPr>
              <w:del w:id="2721" w:author="Gaurav Dutta" w:date="2016-03-02T19:51:00Z"/>
              <w:bCs/>
              <w:color w:val="000000"/>
            </w:rPr>
          </w:rPrChange>
        </w:rPr>
        <w:pPrChange w:id="2722" w:author="Gaurav Dutta" w:date="2016-03-02T20:05:00Z">
          <w:pPr>
            <w:ind w:left="1440"/>
            <w:jc w:val="both"/>
          </w:pPr>
        </w:pPrChange>
      </w:pPr>
      <w:del w:id="2723" w:author="Gaurav Dutta" w:date="2016-03-02T19:51:00Z">
        <w:r w:rsidRPr="00955A96" w:rsidDel="00DE20A1">
          <w:rPr>
            <w:b/>
            <w:bCs/>
            <w:color w:val="000000"/>
            <w:sz w:val="24"/>
            <w:szCs w:val="24"/>
            <w:rPrChange w:id="2724" w:author="Gaurav Dutta" w:date="2016-03-02T20:05:00Z">
              <w:rPr>
                <w:bCs/>
                <w:color w:val="000000"/>
              </w:rPr>
            </w:rPrChange>
          </w:rPr>
          <w:delText>Frequency, f=2</w:delText>
        </w:r>
      </w:del>
    </w:p>
    <w:p w:rsidR="00FD7C3C" w:rsidRPr="00955A96" w:rsidDel="00DE20A1" w:rsidRDefault="00FD7C3C">
      <w:pPr>
        <w:pStyle w:val="Heading1"/>
        <w:jc w:val="center"/>
        <w:rPr>
          <w:del w:id="2725" w:author="Gaurav Dutta" w:date="2016-03-02T19:51:00Z"/>
          <w:b/>
          <w:bCs/>
          <w:color w:val="000000"/>
          <w:sz w:val="24"/>
          <w:szCs w:val="24"/>
          <w:rPrChange w:id="2726" w:author="Gaurav Dutta" w:date="2016-03-02T20:05:00Z">
            <w:rPr>
              <w:del w:id="2727" w:author="Gaurav Dutta" w:date="2016-03-02T19:51:00Z"/>
              <w:bCs/>
              <w:color w:val="000000"/>
            </w:rPr>
          </w:rPrChange>
        </w:rPr>
        <w:pPrChange w:id="2728" w:author="Gaurav Dutta" w:date="2016-03-02T20:05:00Z">
          <w:pPr>
            <w:ind w:left="1440"/>
            <w:jc w:val="both"/>
          </w:pPr>
        </w:pPrChange>
      </w:pPr>
      <w:del w:id="2729" w:author="Gaurav Dutta" w:date="2016-03-02T19:51:00Z">
        <w:r w:rsidRPr="00955A96" w:rsidDel="00DE20A1">
          <w:rPr>
            <w:b/>
            <w:bCs/>
            <w:noProof/>
            <w:color w:val="000000"/>
            <w:sz w:val="24"/>
            <w:szCs w:val="24"/>
            <w:lang w:bidi="hi-IN"/>
            <w:rPrChange w:id="2730" w:author="Gaurav Dutta" w:date="2016-03-02T20:05:00Z">
              <w:rPr>
                <w:bCs/>
                <w:noProof/>
                <w:color w:val="000000"/>
                <w:lang w:bidi="hi-IN"/>
              </w:rPr>
            </w:rPrChange>
          </w:rPr>
          <mc:AlternateContent>
            <mc:Choice Requires="wps">
              <w:drawing>
                <wp:anchor distT="0" distB="0" distL="114300" distR="114300" simplePos="0" relativeHeight="251665408" behindDoc="1" locked="0" layoutInCell="1" allowOverlap="1" wp14:anchorId="68743A7F" wp14:editId="4DF502A9">
                  <wp:simplePos x="0" y="0"/>
                  <wp:positionH relativeFrom="column">
                    <wp:posOffset>873509</wp:posOffset>
                  </wp:positionH>
                  <wp:positionV relativeFrom="paragraph">
                    <wp:posOffset>5390</wp:posOffset>
                  </wp:positionV>
                  <wp:extent cx="1881963" cy="159488"/>
                  <wp:effectExtent l="0" t="0" r="23495" b="12065"/>
                  <wp:wrapNone/>
                  <wp:docPr id="9" name="Rectangle 9"/>
                  <wp:cNvGraphicFramePr/>
                  <a:graphic xmlns:a="http://schemas.openxmlformats.org/drawingml/2006/main">
                    <a:graphicData uri="http://schemas.microsoft.com/office/word/2010/wordprocessingShape">
                      <wps:wsp>
                        <wps:cNvSpPr/>
                        <wps:spPr>
                          <a:xfrm>
                            <a:off x="0" y="0"/>
                            <a:ext cx="1881963" cy="159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1ECBB" id="Rectangle 9" o:spid="_x0000_s1026" style="position:absolute;margin-left:68.8pt;margin-top:.4pt;width:148.2pt;height:12.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" filled="f" strokecolor="black [3213]" strokeweight="1pt"/>
              </w:pict>
            </mc:Fallback>
          </mc:AlternateContent>
        </w:r>
        <w:r w:rsidRPr="00955A96" w:rsidDel="00DE20A1">
          <w:rPr>
            <w:b/>
            <w:bCs/>
            <w:color w:val="000000"/>
            <w:sz w:val="24"/>
            <w:szCs w:val="24"/>
            <w:rPrChange w:id="2731" w:author="Gaurav Dutta" w:date="2016-03-02T20:05:00Z">
              <w:rPr>
                <w:bCs/>
                <w:color w:val="000000"/>
              </w:rPr>
            </w:rPrChange>
          </w:rPr>
          <w:delText xml:space="preserve">Rate of Interest, r = N.I./(12/2)      </w:delText>
        </w:r>
        <w:r w:rsidRPr="00955A96" w:rsidDel="00DE20A1">
          <w:rPr>
            <w:b/>
            <w:bCs/>
            <w:i/>
            <w:color w:val="000000"/>
            <w:sz w:val="24"/>
            <w:szCs w:val="24"/>
            <w:rPrChange w:id="2732" w:author="Gaurav Dutta" w:date="2016-03-02T20:05:00Z">
              <w:rPr>
                <w:bCs/>
                <w:i/>
                <w:color w:val="000000"/>
              </w:rPr>
            </w:rPrChange>
          </w:rPr>
          <w:delText>[from the rate of interest formula above]</w:delText>
        </w:r>
      </w:del>
    </w:p>
    <w:p w:rsidR="00FD7C3C" w:rsidRPr="00955A96" w:rsidDel="00DE20A1" w:rsidRDefault="00FD7C3C">
      <w:pPr>
        <w:pStyle w:val="Heading1"/>
        <w:jc w:val="center"/>
        <w:rPr>
          <w:del w:id="2733" w:author="Gaurav Dutta" w:date="2016-03-02T19:51:00Z"/>
          <w:b/>
          <w:bCs/>
          <w:color w:val="000000"/>
          <w:sz w:val="24"/>
          <w:szCs w:val="24"/>
          <w:rPrChange w:id="2734" w:author="Gaurav Dutta" w:date="2016-03-02T20:05:00Z">
            <w:rPr>
              <w:del w:id="2735" w:author="Gaurav Dutta" w:date="2016-03-02T19:51:00Z"/>
              <w:bCs/>
              <w:color w:val="000000"/>
            </w:rPr>
          </w:rPrChange>
        </w:rPr>
        <w:pPrChange w:id="2736" w:author="Gaurav Dutta" w:date="2016-03-02T20:05:00Z">
          <w:pPr>
            <w:ind w:left="1440"/>
            <w:jc w:val="both"/>
          </w:pPr>
        </w:pPrChange>
      </w:pPr>
    </w:p>
    <w:p w:rsidR="00FD7C3C" w:rsidRPr="00955A96" w:rsidDel="00DE20A1" w:rsidRDefault="00A767B4">
      <w:pPr>
        <w:pStyle w:val="Heading1"/>
        <w:jc w:val="center"/>
        <w:rPr>
          <w:del w:id="2737" w:author="Gaurav Dutta" w:date="2016-03-02T19:51:00Z"/>
          <w:b/>
          <w:bCs/>
          <w:color w:val="000000"/>
          <w:sz w:val="24"/>
          <w:szCs w:val="24"/>
          <w:rPrChange w:id="2738" w:author="Gaurav Dutta" w:date="2016-03-02T20:05:00Z">
            <w:rPr>
              <w:del w:id="2739" w:author="Gaurav Dutta" w:date="2016-03-02T19:51:00Z"/>
              <w:bCs/>
              <w:color w:val="000000"/>
            </w:rPr>
          </w:rPrChange>
        </w:rPr>
        <w:pPrChange w:id="2740" w:author="Gaurav Dutta" w:date="2016-03-02T20:05:00Z">
          <w:pPr>
            <w:pStyle w:val="ListParagraph"/>
            <w:numPr>
              <w:ilvl w:val="1"/>
              <w:numId w:val="11"/>
            </w:numPr>
            <w:tabs>
              <w:tab w:val="num" w:pos="1440"/>
            </w:tabs>
            <w:ind w:left="1440" w:hanging="360"/>
            <w:jc w:val="both"/>
          </w:pPr>
        </w:pPrChange>
      </w:pPr>
      <w:del w:id="2741" w:author="Gaurav Dutta" w:date="2016-03-02T19:51:00Z">
        <w:r w:rsidRPr="00955A96" w:rsidDel="00DE20A1">
          <w:rPr>
            <w:b/>
            <w:bCs/>
            <w:color w:val="000000"/>
            <w:sz w:val="24"/>
            <w:szCs w:val="24"/>
            <w:u w:val="single"/>
            <w:rPrChange w:id="2742" w:author="Gaurav Dutta" w:date="2016-03-02T20:05:00Z">
              <w:rPr>
                <w:bCs/>
                <w:color w:val="000000"/>
                <w:u w:val="single"/>
              </w:rPr>
            </w:rPrChange>
          </w:rPr>
          <w:delText>In case of</w:delText>
        </w:r>
        <w:r w:rsidR="00FD7C3C" w:rsidRPr="00955A96" w:rsidDel="00DE20A1">
          <w:rPr>
            <w:b/>
            <w:bCs/>
            <w:color w:val="000000"/>
            <w:sz w:val="24"/>
            <w:szCs w:val="24"/>
            <w:u w:val="single"/>
            <w:rPrChange w:id="2743" w:author="Gaurav Dutta" w:date="2016-03-02T20:05:00Z">
              <w:rPr>
                <w:bCs/>
                <w:color w:val="000000"/>
                <w:u w:val="single"/>
              </w:rPr>
            </w:rPrChange>
          </w:rPr>
          <w:delText xml:space="preserve"> Yearly</w:delText>
        </w:r>
      </w:del>
    </w:p>
    <w:p w:rsidR="00FD7C3C" w:rsidRPr="00955A96" w:rsidDel="00DE20A1" w:rsidRDefault="00FD7C3C">
      <w:pPr>
        <w:pStyle w:val="Heading1"/>
        <w:jc w:val="center"/>
        <w:rPr>
          <w:del w:id="2744" w:author="Gaurav Dutta" w:date="2016-03-02T19:51:00Z"/>
          <w:b/>
          <w:bCs/>
          <w:color w:val="000000"/>
          <w:sz w:val="24"/>
          <w:szCs w:val="24"/>
          <w:rPrChange w:id="2745" w:author="Gaurav Dutta" w:date="2016-03-02T20:05:00Z">
            <w:rPr>
              <w:del w:id="2746" w:author="Gaurav Dutta" w:date="2016-03-02T19:51:00Z"/>
              <w:bCs/>
              <w:color w:val="000000"/>
            </w:rPr>
          </w:rPrChange>
        </w:rPr>
        <w:pPrChange w:id="2747" w:author="Gaurav Dutta" w:date="2016-03-02T20:05:00Z">
          <w:pPr>
            <w:ind w:left="1440"/>
            <w:jc w:val="both"/>
          </w:pPr>
        </w:pPrChange>
      </w:pPr>
      <w:del w:id="2748" w:author="Gaurav Dutta" w:date="2016-03-02T19:51:00Z">
        <w:r w:rsidRPr="00955A96" w:rsidDel="00DE20A1">
          <w:rPr>
            <w:b/>
            <w:bCs/>
            <w:color w:val="000000"/>
            <w:sz w:val="24"/>
            <w:szCs w:val="24"/>
            <w:rPrChange w:id="2749" w:author="Gaurav Dutta" w:date="2016-03-02T20:05:00Z">
              <w:rPr>
                <w:bCs/>
                <w:color w:val="000000"/>
              </w:rPr>
            </w:rPrChange>
          </w:rPr>
          <w:delText>Frequency, f=1</w:delText>
        </w:r>
      </w:del>
    </w:p>
    <w:p w:rsidR="00FD7C3C" w:rsidRPr="00955A96" w:rsidDel="00DE20A1" w:rsidRDefault="00FD7C3C">
      <w:pPr>
        <w:pStyle w:val="Heading1"/>
        <w:jc w:val="center"/>
        <w:rPr>
          <w:del w:id="2750" w:author="Gaurav Dutta" w:date="2016-03-02T19:51:00Z"/>
          <w:b/>
          <w:bCs/>
          <w:color w:val="000000"/>
          <w:sz w:val="24"/>
          <w:szCs w:val="24"/>
          <w:rPrChange w:id="2751" w:author="Gaurav Dutta" w:date="2016-03-02T20:05:00Z">
            <w:rPr>
              <w:del w:id="2752" w:author="Gaurav Dutta" w:date="2016-03-02T19:51:00Z"/>
              <w:bCs/>
              <w:color w:val="000000"/>
            </w:rPr>
          </w:rPrChange>
        </w:rPr>
        <w:pPrChange w:id="2753" w:author="Gaurav Dutta" w:date="2016-03-02T20:05:00Z">
          <w:pPr>
            <w:ind w:left="1440"/>
            <w:jc w:val="both"/>
          </w:pPr>
        </w:pPrChange>
      </w:pPr>
      <w:del w:id="2754" w:author="Gaurav Dutta" w:date="2016-03-02T19:51:00Z">
        <w:r w:rsidRPr="00955A96" w:rsidDel="00DE20A1">
          <w:rPr>
            <w:b/>
            <w:bCs/>
            <w:noProof/>
            <w:color w:val="000000"/>
            <w:sz w:val="24"/>
            <w:szCs w:val="24"/>
            <w:lang w:bidi="hi-IN"/>
            <w:rPrChange w:id="2755" w:author="Gaurav Dutta" w:date="2016-03-02T20:05:00Z">
              <w:rPr>
                <w:bCs/>
                <w:noProof/>
                <w:color w:val="000000"/>
                <w:lang w:bidi="hi-IN"/>
              </w:rPr>
            </w:rPrChange>
          </w:rPr>
          <mc:AlternateContent>
            <mc:Choice Requires="wps">
              <w:drawing>
                <wp:anchor distT="0" distB="0" distL="114300" distR="114300" simplePos="0" relativeHeight="251667456" behindDoc="1" locked="0" layoutInCell="1" allowOverlap="1" wp14:anchorId="4B73F625" wp14:editId="3AB6C0BC">
                  <wp:simplePos x="0" y="0"/>
                  <wp:positionH relativeFrom="column">
                    <wp:posOffset>873509</wp:posOffset>
                  </wp:positionH>
                  <wp:positionV relativeFrom="paragraph">
                    <wp:posOffset>5390</wp:posOffset>
                  </wp:positionV>
                  <wp:extent cx="1881963" cy="159488"/>
                  <wp:effectExtent l="0" t="0" r="23495" b="12065"/>
                  <wp:wrapNone/>
                  <wp:docPr id="10" name="Rectangle 10"/>
                  <wp:cNvGraphicFramePr/>
                  <a:graphic xmlns:a="http://schemas.openxmlformats.org/drawingml/2006/main">
                    <a:graphicData uri="http://schemas.microsoft.com/office/word/2010/wordprocessingShape">
                      <wps:wsp>
                        <wps:cNvSpPr/>
                        <wps:spPr>
                          <a:xfrm>
                            <a:off x="0" y="0"/>
                            <a:ext cx="1881963" cy="159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D10FD" id="Rectangle 10" o:spid="_x0000_s1026" style="position:absolute;margin-left:68.8pt;margin-top:.4pt;width:148.2pt;height:12.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" filled="f" strokecolor="black [3213]" strokeweight="1pt"/>
              </w:pict>
            </mc:Fallback>
          </mc:AlternateContent>
        </w:r>
        <w:r w:rsidRPr="00955A96" w:rsidDel="00DE20A1">
          <w:rPr>
            <w:b/>
            <w:bCs/>
            <w:color w:val="000000"/>
            <w:sz w:val="24"/>
            <w:szCs w:val="24"/>
            <w:rPrChange w:id="2756" w:author="Gaurav Dutta" w:date="2016-03-02T20:05:00Z">
              <w:rPr>
                <w:bCs/>
                <w:color w:val="000000"/>
              </w:rPr>
            </w:rPrChange>
          </w:rPr>
          <w:delText xml:space="preserve">Rate of Interest, r = N.I./(12/1)      </w:delText>
        </w:r>
        <w:r w:rsidRPr="00955A96" w:rsidDel="00DE20A1">
          <w:rPr>
            <w:b/>
            <w:bCs/>
            <w:i/>
            <w:color w:val="000000"/>
            <w:sz w:val="24"/>
            <w:szCs w:val="24"/>
            <w:rPrChange w:id="2757" w:author="Gaurav Dutta" w:date="2016-03-02T20:05:00Z">
              <w:rPr>
                <w:bCs/>
                <w:i/>
                <w:color w:val="000000"/>
              </w:rPr>
            </w:rPrChange>
          </w:rPr>
          <w:delText>[from the rate of interest formula above]</w:delText>
        </w:r>
      </w:del>
    </w:p>
    <w:p w:rsidR="00FD7C3C" w:rsidRPr="00955A96" w:rsidDel="00DE20A1" w:rsidRDefault="00FD7C3C">
      <w:pPr>
        <w:pStyle w:val="Heading1"/>
        <w:jc w:val="center"/>
        <w:rPr>
          <w:del w:id="2758" w:author="Gaurav Dutta" w:date="2016-03-02T19:51:00Z"/>
          <w:b/>
          <w:bCs/>
          <w:color w:val="000000"/>
          <w:sz w:val="24"/>
          <w:szCs w:val="24"/>
          <w:rPrChange w:id="2759" w:author="Gaurav Dutta" w:date="2016-03-02T20:05:00Z">
            <w:rPr>
              <w:del w:id="2760" w:author="Gaurav Dutta" w:date="2016-03-02T19:51:00Z"/>
              <w:bCs/>
              <w:color w:val="000000"/>
            </w:rPr>
          </w:rPrChange>
        </w:rPr>
        <w:pPrChange w:id="2761" w:author="Gaurav Dutta" w:date="2016-03-02T20:05:00Z">
          <w:pPr>
            <w:ind w:left="1440"/>
            <w:jc w:val="both"/>
          </w:pPr>
        </w:pPrChange>
      </w:pPr>
    </w:p>
    <w:p w:rsidR="00FD7C3C" w:rsidRPr="00955A96" w:rsidDel="00DE20A1" w:rsidRDefault="00FD7C3C">
      <w:pPr>
        <w:pStyle w:val="Heading1"/>
        <w:jc w:val="center"/>
        <w:rPr>
          <w:del w:id="2762" w:author="Gaurav Dutta" w:date="2016-03-02T19:51:00Z"/>
          <w:b/>
          <w:bCs/>
          <w:color w:val="000000"/>
          <w:sz w:val="24"/>
          <w:szCs w:val="24"/>
          <w:rPrChange w:id="2763" w:author="Gaurav Dutta" w:date="2016-03-02T20:05:00Z">
            <w:rPr>
              <w:del w:id="2764" w:author="Gaurav Dutta" w:date="2016-03-02T19:51:00Z"/>
              <w:bCs/>
              <w:color w:val="000000"/>
            </w:rPr>
          </w:rPrChange>
        </w:rPr>
        <w:pPrChange w:id="2765" w:author="Gaurav Dutta" w:date="2016-03-02T20:05:00Z">
          <w:pPr>
            <w:pStyle w:val="ListParagraph"/>
            <w:ind w:left="1440"/>
            <w:jc w:val="both"/>
          </w:pPr>
        </w:pPrChange>
      </w:pPr>
    </w:p>
    <w:p w:rsidR="00FD7C3C" w:rsidRPr="00955A96" w:rsidDel="00DE20A1" w:rsidRDefault="00FD7C3C">
      <w:pPr>
        <w:pStyle w:val="Heading1"/>
        <w:jc w:val="center"/>
        <w:rPr>
          <w:del w:id="2766" w:author="Gaurav Dutta" w:date="2016-03-02T19:51:00Z"/>
          <w:b/>
          <w:bCs/>
          <w:color w:val="000000"/>
          <w:sz w:val="24"/>
          <w:szCs w:val="24"/>
          <w:rPrChange w:id="2767" w:author="Gaurav Dutta" w:date="2016-03-02T20:05:00Z">
            <w:rPr>
              <w:del w:id="2768" w:author="Gaurav Dutta" w:date="2016-03-02T19:51:00Z"/>
              <w:bCs/>
              <w:color w:val="000000"/>
            </w:rPr>
          </w:rPrChange>
        </w:rPr>
        <w:pPrChange w:id="2769" w:author="Gaurav Dutta" w:date="2016-03-02T20:05:00Z">
          <w:pPr>
            <w:pStyle w:val="ListParagraph"/>
            <w:ind w:left="1440"/>
            <w:jc w:val="both"/>
          </w:pPr>
        </w:pPrChange>
      </w:pPr>
      <w:del w:id="2770" w:author="Gaurav Dutta" w:date="2016-03-02T19:51:00Z">
        <w:r w:rsidRPr="00955A96" w:rsidDel="00DE20A1">
          <w:rPr>
            <w:b/>
            <w:bCs/>
            <w:color w:val="000000"/>
            <w:sz w:val="24"/>
            <w:szCs w:val="24"/>
            <w:rPrChange w:id="2771" w:author="Gaurav Dutta" w:date="2016-03-02T20:05:00Z">
              <w:rPr>
                <w:bCs/>
                <w:color w:val="000000"/>
              </w:rPr>
            </w:rPrChange>
          </w:rPr>
          <w:delText>The factor can be calculated as</w:delText>
        </w:r>
      </w:del>
    </w:p>
    <w:p w:rsidR="00FD7C3C" w:rsidRPr="00955A96" w:rsidDel="00DE20A1" w:rsidRDefault="00FD7C3C">
      <w:pPr>
        <w:pStyle w:val="Heading1"/>
        <w:jc w:val="center"/>
        <w:rPr>
          <w:del w:id="2772" w:author="Gaurav Dutta" w:date="2016-03-02T19:51:00Z"/>
          <w:b/>
          <w:bCs/>
          <w:color w:val="000000"/>
          <w:sz w:val="24"/>
          <w:szCs w:val="24"/>
          <w:rPrChange w:id="2773" w:author="Gaurav Dutta" w:date="2016-03-02T20:05:00Z">
            <w:rPr>
              <w:del w:id="2774" w:author="Gaurav Dutta" w:date="2016-03-02T19:51:00Z"/>
              <w:bCs/>
              <w:color w:val="000000"/>
            </w:rPr>
          </w:rPrChange>
        </w:rPr>
        <w:pPrChange w:id="2775" w:author="Gaurav Dutta" w:date="2016-03-02T20:05:00Z">
          <w:pPr>
            <w:pStyle w:val="ListParagraph"/>
            <w:ind w:left="1440"/>
            <w:jc w:val="both"/>
          </w:pPr>
        </w:pPrChange>
      </w:pPr>
    </w:p>
    <w:p w:rsidR="005F02F5" w:rsidRPr="00955A96" w:rsidDel="00DE20A1" w:rsidRDefault="00FD7C3C">
      <w:pPr>
        <w:pStyle w:val="Heading1"/>
        <w:jc w:val="center"/>
        <w:rPr>
          <w:del w:id="2776" w:author="Gaurav Dutta" w:date="2016-03-02T19:51:00Z"/>
          <w:b/>
          <w:bCs/>
          <w:i/>
          <w:color w:val="000000"/>
          <w:sz w:val="24"/>
          <w:szCs w:val="24"/>
          <w:rPrChange w:id="2777" w:author="Gaurav Dutta" w:date="2016-03-02T20:05:00Z">
            <w:rPr>
              <w:del w:id="2778" w:author="Gaurav Dutta" w:date="2016-03-02T19:51:00Z"/>
              <w:bCs/>
              <w:i/>
              <w:color w:val="000000"/>
            </w:rPr>
          </w:rPrChange>
        </w:rPr>
        <w:pPrChange w:id="2779" w:author="Gaurav Dutta" w:date="2016-03-02T20:05:00Z">
          <w:pPr>
            <w:pStyle w:val="ListParagraph"/>
            <w:ind w:left="1440"/>
            <w:jc w:val="both"/>
          </w:pPr>
        </w:pPrChange>
      </w:pPr>
      <w:del w:id="2780" w:author="Gaurav Dutta" w:date="2016-03-02T19:51:00Z">
        <w:r w:rsidRPr="00955A96" w:rsidDel="00DE20A1">
          <w:rPr>
            <w:b/>
            <w:bCs/>
            <w:noProof/>
            <w:color w:val="000000"/>
            <w:sz w:val="24"/>
            <w:szCs w:val="24"/>
            <w:lang w:bidi="hi-IN"/>
            <w:rPrChange w:id="2781" w:author="Gaurav Dutta" w:date="2016-03-02T20:05:00Z">
              <w:rPr>
                <w:bCs/>
                <w:noProof/>
                <w:color w:val="000000"/>
                <w:lang w:bidi="hi-IN"/>
              </w:rPr>
            </w:rPrChange>
          </w:rPr>
          <mc:AlternateContent>
            <mc:Choice Requires="wps">
              <w:drawing>
                <wp:anchor distT="0" distB="0" distL="114300" distR="114300" simplePos="0" relativeHeight="251656190" behindDoc="1" locked="0" layoutInCell="1" allowOverlap="1" wp14:anchorId="100CB73A" wp14:editId="52DDF81F">
                  <wp:simplePos x="0" y="0"/>
                  <wp:positionH relativeFrom="column">
                    <wp:posOffset>873996</wp:posOffset>
                  </wp:positionH>
                  <wp:positionV relativeFrom="paragraph">
                    <wp:posOffset>10633</wp:posOffset>
                  </wp:positionV>
                  <wp:extent cx="3593805" cy="148782"/>
                  <wp:effectExtent l="0" t="0" r="26035" b="22860"/>
                  <wp:wrapNone/>
                  <wp:docPr id="12" name="Rectangle 12"/>
                  <wp:cNvGraphicFramePr/>
                  <a:graphic xmlns:a="http://schemas.openxmlformats.org/drawingml/2006/main">
                    <a:graphicData uri="http://schemas.microsoft.com/office/word/2010/wordprocessingShape">
                      <wps:wsp>
                        <wps:cNvSpPr/>
                        <wps:spPr>
                          <a:xfrm>
                            <a:off x="0" y="0"/>
                            <a:ext cx="3593805" cy="14878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6ABD6C" id="Rectangle 12" o:spid="_x0000_s1026" style="position:absolute;margin-left:68.8pt;margin-top:.85pt;width:283pt;height:11.7pt;z-index:-2516602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" filled="f" strokecolor="black [3213]" strokeweight="1pt"/>
              </w:pict>
            </mc:Fallback>
          </mc:AlternateContent>
        </w:r>
        <w:r w:rsidRPr="00955A96" w:rsidDel="00DE20A1">
          <w:rPr>
            <w:b/>
            <w:bCs/>
            <w:noProof/>
            <w:color w:val="000000"/>
            <w:sz w:val="24"/>
            <w:szCs w:val="24"/>
            <w:lang w:bidi="hi-IN"/>
            <w:rPrChange w:id="2782" w:author="Gaurav Dutta" w:date="2016-03-02T20:05:00Z">
              <w:rPr>
                <w:bCs/>
                <w:noProof/>
                <w:color w:val="000000"/>
                <w:lang w:bidi="hi-IN"/>
              </w:rPr>
            </w:rPrChange>
          </w:rPr>
          <mc:AlternateContent>
            <mc:Choice Requires="wps">
              <w:drawing>
                <wp:anchor distT="0" distB="0" distL="114300" distR="114300" simplePos="0" relativeHeight="251668480" behindDoc="1" locked="0" layoutInCell="1" allowOverlap="1" wp14:anchorId="2884A51D" wp14:editId="03BF19F0">
                  <wp:simplePos x="0" y="0"/>
                  <wp:positionH relativeFrom="column">
                    <wp:posOffset>873996</wp:posOffset>
                  </wp:positionH>
                  <wp:positionV relativeFrom="paragraph">
                    <wp:posOffset>-85060</wp:posOffset>
                  </wp:positionV>
                  <wp:extent cx="3615070" cy="244548"/>
                  <wp:effectExtent l="0" t="0" r="23495" b="22225"/>
                  <wp:wrapNone/>
                  <wp:docPr id="11" name="Rectangle 11"/>
                  <wp:cNvGraphicFramePr/>
                  <a:graphic xmlns:a="http://schemas.openxmlformats.org/drawingml/2006/main">
                    <a:graphicData uri="http://schemas.microsoft.com/office/word/2010/wordprocessingShape">
                      <wps:wsp>
                        <wps:cNvSpPr/>
                        <wps:spPr>
                          <a:xfrm>
                            <a:off x="0" y="0"/>
                            <a:ext cx="3615070" cy="24454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735605" id="Rectangle 11" o:spid="_x0000_s1026" style="position:absolute;margin-left:68.8pt;margin-top:-6.7pt;width:284.65pt;height:19.2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" fillcolor="white [3212]" strokecolor="black [3213]" strokeweight="1pt"/>
              </w:pict>
            </mc:Fallback>
          </mc:AlternateContent>
        </w:r>
        <w:r w:rsidR="005F02F5" w:rsidRPr="00955A96" w:rsidDel="00DE20A1">
          <w:rPr>
            <w:b/>
            <w:bCs/>
            <w:color w:val="000000"/>
            <w:sz w:val="24"/>
            <w:szCs w:val="24"/>
            <w:rPrChange w:id="2783" w:author="Gaurav Dutta" w:date="2016-03-02T20:05:00Z">
              <w:rPr>
                <w:bCs/>
                <w:color w:val="000000"/>
              </w:rPr>
            </w:rPrChange>
          </w:rPr>
          <w:delText>Factor</w:delText>
        </w:r>
        <w:r w:rsidRPr="00955A96" w:rsidDel="00DE20A1">
          <w:rPr>
            <w:b/>
            <w:bCs/>
            <w:i/>
            <w:color w:val="000000"/>
            <w:sz w:val="24"/>
            <w:szCs w:val="24"/>
            <w:rPrChange w:id="2784" w:author="Gaurav Dutta" w:date="2016-03-02T20:05:00Z">
              <w:rPr>
                <w:bCs/>
                <w:i/>
                <w:color w:val="000000"/>
              </w:rPr>
            </w:rPrChange>
          </w:rPr>
          <w:delText>,</w:delText>
        </w:r>
        <w:r w:rsidRPr="00955A96" w:rsidDel="00DE20A1">
          <w:rPr>
            <w:b/>
            <w:bCs/>
            <w:color w:val="000000"/>
            <w:sz w:val="24"/>
            <w:szCs w:val="24"/>
            <w:rPrChange w:id="2785" w:author="Gaurav Dutta" w:date="2016-03-02T20:05:00Z">
              <w:rPr>
                <w:bCs/>
                <w:color w:val="000000"/>
              </w:rPr>
            </w:rPrChange>
          </w:rPr>
          <w:delText>F</w:delText>
        </w:r>
        <w:r w:rsidRPr="00955A96" w:rsidDel="00DE20A1">
          <w:rPr>
            <w:b/>
            <w:bCs/>
            <w:i/>
            <w:color w:val="000000"/>
            <w:sz w:val="24"/>
            <w:szCs w:val="24"/>
            <w:rPrChange w:id="2786" w:author="Gaurav Dutta" w:date="2016-03-02T20:05:00Z">
              <w:rPr>
                <w:bCs/>
                <w:i/>
                <w:color w:val="000000"/>
              </w:rPr>
            </w:rPrChange>
          </w:rPr>
          <w:delText xml:space="preserve"> </w:delText>
        </w:r>
        <w:r w:rsidR="007C44F9" w:rsidRPr="00955A96" w:rsidDel="00DE20A1">
          <w:rPr>
            <w:b/>
            <w:bCs/>
            <w:i/>
            <w:color w:val="000000"/>
            <w:sz w:val="24"/>
            <w:szCs w:val="24"/>
            <w:rPrChange w:id="2787" w:author="Gaurav Dutta" w:date="2016-03-02T20:05:00Z">
              <w:rPr>
                <w:bCs/>
                <w:i/>
                <w:color w:val="000000"/>
              </w:rPr>
            </w:rPrChange>
          </w:rPr>
          <w:delText xml:space="preserve"> = [POW((1+r/100),n) * r</w:delText>
        </w:r>
        <w:r w:rsidR="005F02F5" w:rsidRPr="00955A96" w:rsidDel="00DE20A1">
          <w:rPr>
            <w:b/>
            <w:bCs/>
            <w:i/>
            <w:color w:val="000000"/>
            <w:sz w:val="24"/>
            <w:szCs w:val="24"/>
            <w:rPrChange w:id="2788" w:author="Gaurav Dutta" w:date="2016-03-02T20:05:00Z">
              <w:rPr>
                <w:bCs/>
                <w:i/>
                <w:color w:val="000000"/>
              </w:rPr>
            </w:rPrChange>
          </w:rPr>
          <w:delText>/100]/[POW((1+</w:delText>
        </w:r>
        <w:r w:rsidR="007C44F9" w:rsidRPr="00955A96" w:rsidDel="00DE20A1">
          <w:rPr>
            <w:b/>
            <w:bCs/>
            <w:i/>
            <w:color w:val="000000"/>
            <w:sz w:val="24"/>
            <w:szCs w:val="24"/>
            <w:rPrChange w:id="2789" w:author="Gaurav Dutta" w:date="2016-03-02T20:05:00Z">
              <w:rPr>
                <w:bCs/>
                <w:i/>
                <w:color w:val="000000"/>
              </w:rPr>
            </w:rPrChange>
          </w:rPr>
          <w:delText>r</w:delText>
        </w:r>
        <w:r w:rsidR="005F02F5" w:rsidRPr="00955A96" w:rsidDel="00DE20A1">
          <w:rPr>
            <w:b/>
            <w:bCs/>
            <w:i/>
            <w:color w:val="000000"/>
            <w:sz w:val="24"/>
            <w:szCs w:val="24"/>
            <w:rPrChange w:id="2790" w:author="Gaurav Dutta" w:date="2016-03-02T20:05:00Z">
              <w:rPr>
                <w:bCs/>
                <w:i/>
                <w:color w:val="000000"/>
              </w:rPr>
            </w:rPrChange>
          </w:rPr>
          <w:delText>/100),n)-1]</w:delText>
        </w:r>
      </w:del>
    </w:p>
    <w:p w:rsidR="00FD7C3C" w:rsidRPr="00955A96" w:rsidDel="00DE20A1" w:rsidRDefault="00FD7C3C">
      <w:pPr>
        <w:pStyle w:val="Heading1"/>
        <w:jc w:val="center"/>
        <w:rPr>
          <w:del w:id="2791" w:author="Gaurav Dutta" w:date="2016-03-02T19:51:00Z"/>
          <w:b/>
          <w:bCs/>
          <w:i/>
          <w:color w:val="000000"/>
          <w:sz w:val="24"/>
          <w:szCs w:val="24"/>
          <w:rPrChange w:id="2792" w:author="Gaurav Dutta" w:date="2016-03-02T20:05:00Z">
            <w:rPr>
              <w:del w:id="2793" w:author="Gaurav Dutta" w:date="2016-03-02T19:51:00Z"/>
              <w:bCs/>
              <w:i/>
              <w:color w:val="000000"/>
            </w:rPr>
          </w:rPrChange>
        </w:rPr>
        <w:pPrChange w:id="2794" w:author="Gaurav Dutta" w:date="2016-03-02T20:05:00Z">
          <w:pPr>
            <w:pStyle w:val="ListParagraph"/>
            <w:ind w:left="1440"/>
            <w:jc w:val="both"/>
          </w:pPr>
        </w:pPrChange>
      </w:pPr>
    </w:p>
    <w:p w:rsidR="00FD7C3C" w:rsidRPr="00955A96" w:rsidDel="00DE20A1" w:rsidRDefault="00FD7C3C">
      <w:pPr>
        <w:pStyle w:val="Heading1"/>
        <w:jc w:val="center"/>
        <w:rPr>
          <w:del w:id="2795" w:author="Gaurav Dutta" w:date="2016-03-02T19:51:00Z"/>
          <w:b/>
          <w:bCs/>
          <w:color w:val="000000"/>
          <w:sz w:val="24"/>
          <w:szCs w:val="24"/>
          <w:rPrChange w:id="2796" w:author="Gaurav Dutta" w:date="2016-03-02T20:05:00Z">
            <w:rPr>
              <w:del w:id="2797" w:author="Gaurav Dutta" w:date="2016-03-02T19:51:00Z"/>
              <w:bCs/>
              <w:color w:val="000000"/>
            </w:rPr>
          </w:rPrChange>
        </w:rPr>
        <w:pPrChange w:id="2798" w:author="Gaurav Dutta" w:date="2016-03-02T20:05:00Z">
          <w:pPr>
            <w:pStyle w:val="ListParagraph"/>
            <w:ind w:left="1440"/>
            <w:jc w:val="both"/>
          </w:pPr>
        </w:pPrChange>
      </w:pPr>
      <w:del w:id="2799" w:author="Gaurav Dutta" w:date="2016-03-02T19:51:00Z">
        <w:r w:rsidRPr="00955A96" w:rsidDel="00DE20A1">
          <w:rPr>
            <w:b/>
            <w:bCs/>
            <w:color w:val="000000"/>
            <w:sz w:val="24"/>
            <w:szCs w:val="24"/>
            <w:rPrChange w:id="2800" w:author="Gaurav Dutta" w:date="2016-03-02T20:05:00Z">
              <w:rPr>
                <w:bCs/>
                <w:color w:val="000000"/>
              </w:rPr>
            </w:rPrChange>
          </w:rPr>
          <w:delText>So, the installment amount can be calculated as the product of Balance Amount and the Factor (calculated using the above formula), i.e.:</w:delText>
        </w:r>
      </w:del>
    </w:p>
    <w:p w:rsidR="00FD7C3C" w:rsidRPr="00955A96" w:rsidDel="00DE20A1" w:rsidRDefault="00FD7C3C">
      <w:pPr>
        <w:pStyle w:val="Heading1"/>
        <w:jc w:val="center"/>
        <w:rPr>
          <w:del w:id="2801" w:author="Gaurav Dutta" w:date="2016-03-02T19:51:00Z"/>
          <w:b/>
          <w:bCs/>
          <w:color w:val="000000"/>
          <w:sz w:val="24"/>
          <w:szCs w:val="24"/>
          <w:rPrChange w:id="2802" w:author="Gaurav Dutta" w:date="2016-03-02T20:05:00Z">
            <w:rPr>
              <w:del w:id="2803" w:author="Gaurav Dutta" w:date="2016-03-02T19:51:00Z"/>
              <w:bCs/>
              <w:color w:val="000000"/>
              <w:sz w:val="28"/>
              <w:szCs w:val="28"/>
            </w:rPr>
          </w:rPrChange>
        </w:rPr>
        <w:pPrChange w:id="2804" w:author="Gaurav Dutta" w:date="2016-03-02T20:05:00Z">
          <w:pPr>
            <w:pStyle w:val="ListParagraph"/>
            <w:ind w:left="1440"/>
            <w:jc w:val="both"/>
          </w:pPr>
        </w:pPrChange>
      </w:pPr>
      <w:del w:id="2805" w:author="Gaurav Dutta" w:date="2016-03-02T19:51:00Z">
        <w:r w:rsidRPr="00955A96" w:rsidDel="00DE20A1">
          <w:rPr>
            <w:b/>
            <w:bCs/>
            <w:noProof/>
            <w:color w:val="000000"/>
            <w:sz w:val="24"/>
            <w:szCs w:val="24"/>
            <w:lang w:bidi="hi-IN"/>
            <w:rPrChange w:id="2806" w:author="Gaurav Dutta" w:date="2016-03-02T20:05:00Z">
              <w:rPr>
                <w:bCs/>
                <w:noProof/>
                <w:color w:val="000000"/>
                <w:sz w:val="28"/>
                <w:szCs w:val="28"/>
                <w:lang w:bidi="hi-IN"/>
              </w:rPr>
            </w:rPrChange>
          </w:rPr>
          <mc:AlternateContent>
            <mc:Choice Requires="wps">
              <w:drawing>
                <wp:anchor distT="0" distB="0" distL="114300" distR="114300" simplePos="0" relativeHeight="251669504" behindDoc="1" locked="0" layoutInCell="1" allowOverlap="1" wp14:anchorId="5552BBD7" wp14:editId="61FD1506">
                  <wp:simplePos x="0" y="0"/>
                  <wp:positionH relativeFrom="column">
                    <wp:posOffset>873612</wp:posOffset>
                  </wp:positionH>
                  <wp:positionV relativeFrom="paragraph">
                    <wp:posOffset>171450</wp:posOffset>
                  </wp:positionV>
                  <wp:extent cx="3615070" cy="308344"/>
                  <wp:effectExtent l="0" t="0" r="23495" b="15875"/>
                  <wp:wrapNone/>
                  <wp:docPr id="13" name="Rectangle 13"/>
                  <wp:cNvGraphicFramePr/>
                  <a:graphic xmlns:a="http://schemas.openxmlformats.org/drawingml/2006/main">
                    <a:graphicData uri="http://schemas.microsoft.com/office/word/2010/wordprocessingShape">
                      <wps:wsp>
                        <wps:cNvSpPr/>
                        <wps:spPr>
                          <a:xfrm>
                            <a:off x="0" y="0"/>
                            <a:ext cx="3615070" cy="30834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3F49F" id="Rectangle 13" o:spid="_x0000_s1026" style="position:absolute;margin-left:68.8pt;margin-top:13.5pt;width:284.65pt;height:24.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" filled="f" strokecolor="black [3213]" strokeweight="1pt"/>
              </w:pict>
            </mc:Fallback>
          </mc:AlternateContent>
        </w:r>
      </w:del>
    </w:p>
    <w:p w:rsidR="005F02F5" w:rsidRPr="00955A96" w:rsidDel="00955A96" w:rsidRDefault="005F02F5">
      <w:pPr>
        <w:pStyle w:val="Heading1"/>
        <w:jc w:val="center"/>
        <w:rPr>
          <w:del w:id="2807" w:author="Gaurav Dutta" w:date="2016-03-02T20:05:00Z"/>
          <w:b/>
          <w:bCs/>
          <w:color w:val="000000"/>
          <w:sz w:val="24"/>
          <w:szCs w:val="24"/>
          <w:rPrChange w:id="2808" w:author="Gaurav Dutta" w:date="2016-03-02T20:05:00Z">
            <w:rPr>
              <w:del w:id="2809" w:author="Gaurav Dutta" w:date="2016-03-02T20:05:00Z"/>
              <w:bCs/>
              <w:color w:val="000000"/>
              <w:sz w:val="28"/>
              <w:szCs w:val="28"/>
            </w:rPr>
          </w:rPrChange>
        </w:rPr>
        <w:pPrChange w:id="2810" w:author="Gaurav Dutta" w:date="2016-03-02T20:05:00Z">
          <w:pPr>
            <w:pStyle w:val="ListParagraph"/>
            <w:ind w:left="1440"/>
            <w:jc w:val="both"/>
          </w:pPr>
        </w:pPrChange>
      </w:pPr>
      <w:del w:id="2811" w:author="Gaurav Dutta" w:date="2016-03-02T19:51:00Z">
        <w:r w:rsidRPr="00955A96" w:rsidDel="00DE20A1">
          <w:rPr>
            <w:b/>
            <w:bCs/>
            <w:color w:val="000000"/>
            <w:sz w:val="24"/>
            <w:szCs w:val="24"/>
            <w:rPrChange w:id="2812" w:author="Gaurav Dutta" w:date="2016-03-02T20:05:00Z">
              <w:rPr>
                <w:bCs/>
                <w:color w:val="000000"/>
                <w:sz w:val="28"/>
                <w:szCs w:val="28"/>
              </w:rPr>
            </w:rPrChange>
          </w:rPr>
          <w:delText>Installment Amount = Balance Amount * Factor</w:delText>
        </w:r>
      </w:del>
    </w:p>
    <w:p w:rsidR="005F02F5" w:rsidRPr="00955A96" w:rsidRDefault="005F02F5">
      <w:pPr>
        <w:pStyle w:val="Heading1"/>
        <w:jc w:val="center"/>
        <w:rPr>
          <w:ins w:id="2813" w:author="Gaurav Dutta" w:date="2016-03-02T20:01:00Z"/>
          <w:b/>
          <w:sz w:val="24"/>
          <w:szCs w:val="24"/>
          <w:rPrChange w:id="2814" w:author="Gaurav Dutta" w:date="2016-03-02T20:05:00Z">
            <w:rPr>
              <w:ins w:id="2815" w:author="Gaurav Dutta" w:date="2016-03-02T20:01:00Z"/>
            </w:rPr>
          </w:rPrChange>
        </w:rPr>
        <w:pPrChange w:id="2816" w:author="Gaurav Dutta" w:date="2016-03-02T20:05:00Z">
          <w:pPr/>
        </w:pPrChange>
      </w:pPr>
    </w:p>
    <w:p w:rsidR="00955A96" w:rsidRPr="00955A96" w:rsidRDefault="00955A96">
      <w:pPr>
        <w:pStyle w:val="Heading2"/>
        <w:numPr>
          <w:ilvl w:val="1"/>
          <w:numId w:val="11"/>
        </w:numPr>
        <w:rPr>
          <w:ins w:id="2817" w:author="Gaurav Dutta" w:date="2016-03-02T20:01:00Z"/>
          <w:b/>
          <w:u w:val="single"/>
          <w:rPrChange w:id="2818" w:author="Gaurav Dutta" w:date="2016-03-02T20:05:00Z">
            <w:rPr>
              <w:ins w:id="2819" w:author="Gaurav Dutta" w:date="2016-03-02T20:01:00Z"/>
            </w:rPr>
          </w:rPrChange>
        </w:rPr>
        <w:pPrChange w:id="2820" w:author="Gaurav Dutta" w:date="2016-03-02T20:10:00Z">
          <w:pPr/>
        </w:pPrChange>
      </w:pPr>
      <w:bookmarkStart w:id="2821" w:name="_Toc444803917"/>
      <w:ins w:id="2822" w:author="Gaurav Dutta" w:date="2016-03-02T20:01:00Z">
        <w:r w:rsidRPr="00955A96">
          <w:rPr>
            <w:b/>
            <w:sz w:val="22"/>
            <w:szCs w:val="22"/>
            <w:u w:val="single"/>
            <w:rPrChange w:id="2823" w:author="Gaurav Dutta" w:date="2016-03-02T20:05:00Z">
              <w:rPr/>
            </w:rPrChange>
          </w:rPr>
          <w:t>Allotment Letter</w:t>
        </w:r>
        <w:bookmarkEnd w:id="2821"/>
      </w:ins>
    </w:p>
    <w:p w:rsidR="00340D8A" w:rsidRDefault="00340D8A" w:rsidP="00E107EE">
      <w:pPr>
        <w:rPr>
          <w:ins w:id="2824" w:author="Gaurav Dutta" w:date="2016-03-02T20:06:00Z"/>
          <w:bCs/>
          <w:color w:val="000000"/>
        </w:rPr>
      </w:pPr>
      <w:ins w:id="2825" w:author="Gaurav Dutta" w:date="2016-03-02T20:04:00Z">
        <w:r w:rsidRPr="00955A96">
          <w:rPr>
            <w:bCs/>
            <w:noProof/>
            <w:color w:val="000000"/>
            <w:lang w:bidi="hi-IN"/>
          </w:rPr>
          <w:drawing>
            <wp:anchor distT="0" distB="0" distL="114300" distR="114300" simplePos="0" relativeHeight="251695104" behindDoc="0" locked="0" layoutInCell="1" allowOverlap="1" wp14:anchorId="7C3546AA" wp14:editId="22E4E929">
              <wp:simplePos x="0" y="0"/>
              <wp:positionH relativeFrom="margin">
                <wp:posOffset>703580</wp:posOffset>
              </wp:positionH>
              <wp:positionV relativeFrom="paragraph">
                <wp:posOffset>255905</wp:posOffset>
              </wp:positionV>
              <wp:extent cx="5474970" cy="7086600"/>
              <wp:effectExtent l="57150" t="57150" r="106680" b="114300"/>
              <wp:wrapSquare wrapText="bothSides"/>
              <wp:docPr id="43" name="Picture 43" descr="C:\Users\gdutta\AppData\Local\Temp\Rar$DR02.278\p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utta\AppData\Local\Temp\Rar$DR02.278\page-0.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4970" cy="70866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ins>
    </w:p>
    <w:p w:rsidR="00340D8A" w:rsidRDefault="00340D8A" w:rsidP="00E107EE">
      <w:pPr>
        <w:rPr>
          <w:ins w:id="2826" w:author="Gaurav Dutta" w:date="2016-03-02T20:09:00Z"/>
          <w:bCs/>
          <w:color w:val="000000"/>
        </w:rPr>
      </w:pPr>
    </w:p>
    <w:p w:rsidR="00340D8A" w:rsidRDefault="00340D8A" w:rsidP="00E107EE">
      <w:pPr>
        <w:rPr>
          <w:ins w:id="2827" w:author="Gaurav Dutta" w:date="2016-03-02T20:09:00Z"/>
          <w:bCs/>
          <w:color w:val="000000"/>
        </w:rPr>
      </w:pPr>
    </w:p>
    <w:p w:rsidR="00340D8A" w:rsidRDefault="00340D8A" w:rsidP="00E107EE">
      <w:pPr>
        <w:rPr>
          <w:ins w:id="2828" w:author="Gaurav Dutta" w:date="2016-03-02T20:09:00Z"/>
          <w:bCs/>
          <w:color w:val="000000"/>
        </w:rPr>
      </w:pPr>
    </w:p>
    <w:p w:rsidR="00340D8A" w:rsidRDefault="00340D8A" w:rsidP="00E107EE">
      <w:pPr>
        <w:rPr>
          <w:ins w:id="2829" w:author="Gaurav Dutta" w:date="2016-03-02T20:09:00Z"/>
          <w:bCs/>
          <w:color w:val="000000"/>
        </w:rPr>
      </w:pPr>
    </w:p>
    <w:p w:rsidR="00340D8A" w:rsidRDefault="00340D8A" w:rsidP="00E107EE">
      <w:pPr>
        <w:rPr>
          <w:ins w:id="2830" w:author="Gaurav Dutta" w:date="2016-03-02T20:09:00Z"/>
          <w:bCs/>
          <w:color w:val="000000"/>
        </w:rPr>
      </w:pPr>
    </w:p>
    <w:p w:rsidR="00340D8A" w:rsidRDefault="00340D8A" w:rsidP="00E107EE">
      <w:pPr>
        <w:rPr>
          <w:ins w:id="2831" w:author="Gaurav Dutta" w:date="2016-03-02T20:09:00Z"/>
          <w:bCs/>
          <w:color w:val="000000"/>
        </w:rPr>
      </w:pPr>
    </w:p>
    <w:p w:rsidR="00340D8A" w:rsidRDefault="00340D8A" w:rsidP="00E107EE">
      <w:pPr>
        <w:rPr>
          <w:ins w:id="2832" w:author="Gaurav Dutta" w:date="2016-03-02T20:09:00Z"/>
          <w:bCs/>
          <w:color w:val="000000"/>
        </w:rPr>
      </w:pPr>
    </w:p>
    <w:p w:rsidR="00340D8A" w:rsidRDefault="00340D8A" w:rsidP="00E107EE">
      <w:pPr>
        <w:rPr>
          <w:ins w:id="2833" w:author="Gaurav Dutta" w:date="2016-03-02T20:09:00Z"/>
          <w:bCs/>
          <w:color w:val="000000"/>
        </w:rPr>
      </w:pPr>
    </w:p>
    <w:p w:rsidR="00340D8A" w:rsidRDefault="00340D8A" w:rsidP="00E107EE">
      <w:pPr>
        <w:rPr>
          <w:ins w:id="2834" w:author="Gaurav Dutta" w:date="2016-03-02T20:09:00Z"/>
          <w:bCs/>
          <w:color w:val="000000"/>
        </w:rPr>
      </w:pPr>
    </w:p>
    <w:p w:rsidR="00340D8A" w:rsidRDefault="00340D8A" w:rsidP="00E107EE">
      <w:pPr>
        <w:rPr>
          <w:ins w:id="2835" w:author="Gaurav Dutta" w:date="2016-03-02T20:09:00Z"/>
          <w:bCs/>
          <w:color w:val="000000"/>
        </w:rPr>
      </w:pPr>
    </w:p>
    <w:p w:rsidR="00340D8A" w:rsidRDefault="00340D8A" w:rsidP="00E107EE">
      <w:pPr>
        <w:rPr>
          <w:ins w:id="2836" w:author="Gaurav Dutta" w:date="2016-03-02T20:09:00Z"/>
          <w:bCs/>
          <w:color w:val="000000"/>
        </w:rPr>
      </w:pPr>
    </w:p>
    <w:p w:rsidR="00955A96" w:rsidRPr="00E107EE" w:rsidRDefault="00955A96" w:rsidP="00E107EE">
      <w:pPr>
        <w:rPr>
          <w:bCs/>
          <w:color w:val="000000"/>
        </w:rPr>
      </w:pPr>
    </w:p>
    <w:p w:rsidR="00340D8A" w:rsidRDefault="00340D8A" w:rsidP="00F05C35">
      <w:pPr>
        <w:rPr>
          <w:ins w:id="2837" w:author="Gaurav Dutta" w:date="2016-03-02T20:10:00Z"/>
          <w:b/>
          <w:u w:val="single"/>
        </w:rPr>
      </w:pPr>
    </w:p>
    <w:p w:rsidR="00340D8A" w:rsidRDefault="00340D8A" w:rsidP="00F05C35">
      <w:pPr>
        <w:rPr>
          <w:ins w:id="2838" w:author="Gaurav Dutta" w:date="2016-03-02T20:10:00Z"/>
          <w:b/>
          <w:u w:val="single"/>
        </w:rPr>
      </w:pPr>
    </w:p>
    <w:p w:rsidR="00340D8A" w:rsidRDefault="00340D8A" w:rsidP="00F05C35">
      <w:pPr>
        <w:rPr>
          <w:ins w:id="2839" w:author="Gaurav Dutta" w:date="2016-03-02T20:10:00Z"/>
          <w:b/>
          <w:u w:val="single"/>
        </w:rPr>
      </w:pPr>
    </w:p>
    <w:p w:rsidR="00340D8A" w:rsidRDefault="00340D8A" w:rsidP="00F05C35">
      <w:pPr>
        <w:rPr>
          <w:ins w:id="2840" w:author="Gaurav Dutta" w:date="2016-03-02T20:10:00Z"/>
          <w:b/>
          <w:u w:val="single"/>
        </w:rPr>
      </w:pPr>
    </w:p>
    <w:p w:rsidR="00340D8A" w:rsidRDefault="00340D8A" w:rsidP="00F05C35">
      <w:pPr>
        <w:rPr>
          <w:ins w:id="2841" w:author="Gaurav Dutta" w:date="2016-03-02T20:10:00Z"/>
          <w:b/>
          <w:u w:val="single"/>
        </w:rPr>
      </w:pPr>
    </w:p>
    <w:p w:rsidR="00340D8A" w:rsidRDefault="00340D8A" w:rsidP="00F05C35">
      <w:pPr>
        <w:rPr>
          <w:ins w:id="2842" w:author="Gaurav Dutta" w:date="2016-03-02T20:10:00Z"/>
          <w:b/>
          <w:u w:val="single"/>
        </w:rPr>
      </w:pPr>
    </w:p>
    <w:p w:rsidR="00340D8A" w:rsidRDefault="00340D8A" w:rsidP="00F05C35">
      <w:pPr>
        <w:rPr>
          <w:ins w:id="2843" w:author="Gaurav Dutta" w:date="2016-03-02T20:10:00Z"/>
          <w:b/>
          <w:u w:val="single"/>
        </w:rPr>
      </w:pPr>
    </w:p>
    <w:p w:rsidR="00340D8A" w:rsidRDefault="00340D8A" w:rsidP="00F05C35">
      <w:pPr>
        <w:rPr>
          <w:ins w:id="2844" w:author="Gaurav Dutta" w:date="2016-03-02T20:10:00Z"/>
          <w:b/>
          <w:u w:val="single"/>
        </w:rPr>
      </w:pPr>
    </w:p>
    <w:p w:rsidR="00340D8A" w:rsidRDefault="00340D8A" w:rsidP="00F05C35">
      <w:pPr>
        <w:rPr>
          <w:ins w:id="2845" w:author="Gaurav Dutta" w:date="2016-03-02T20:10:00Z"/>
          <w:b/>
          <w:u w:val="single"/>
        </w:rPr>
      </w:pPr>
    </w:p>
    <w:p w:rsidR="00340D8A" w:rsidRDefault="00340D8A" w:rsidP="00F05C35">
      <w:pPr>
        <w:rPr>
          <w:ins w:id="2846" w:author="Gaurav Dutta" w:date="2016-03-02T20:10:00Z"/>
          <w:b/>
          <w:u w:val="single"/>
        </w:rPr>
      </w:pPr>
    </w:p>
    <w:p w:rsidR="00340D8A" w:rsidRDefault="00340D8A" w:rsidP="00F05C35">
      <w:pPr>
        <w:rPr>
          <w:ins w:id="2847" w:author="Gaurav Dutta" w:date="2016-03-02T20:10:00Z"/>
          <w:b/>
          <w:u w:val="single"/>
        </w:rPr>
      </w:pPr>
    </w:p>
    <w:p w:rsidR="00340D8A" w:rsidRDefault="00340D8A" w:rsidP="00F05C35">
      <w:pPr>
        <w:rPr>
          <w:ins w:id="2848" w:author="Gaurav Dutta" w:date="2016-03-02T20:10:00Z"/>
          <w:b/>
          <w:u w:val="single"/>
        </w:rPr>
      </w:pPr>
    </w:p>
    <w:p w:rsidR="00340D8A" w:rsidRDefault="00340D8A" w:rsidP="00F05C35">
      <w:pPr>
        <w:rPr>
          <w:ins w:id="2849" w:author="Gaurav Dutta" w:date="2016-03-02T20:10:00Z"/>
          <w:b/>
          <w:u w:val="single"/>
        </w:rPr>
      </w:pPr>
    </w:p>
    <w:p w:rsidR="00340D8A" w:rsidRDefault="00340D8A" w:rsidP="00F05C35">
      <w:pPr>
        <w:rPr>
          <w:ins w:id="2850" w:author="Gaurav Dutta" w:date="2016-03-02T20:10:00Z"/>
          <w:b/>
          <w:u w:val="single"/>
        </w:rPr>
      </w:pPr>
    </w:p>
    <w:p w:rsidR="00340D8A" w:rsidRDefault="00340D8A" w:rsidP="00F05C35">
      <w:pPr>
        <w:rPr>
          <w:ins w:id="2851" w:author="Gaurav Dutta" w:date="2016-03-02T20:10:00Z"/>
          <w:b/>
          <w:u w:val="single"/>
        </w:rPr>
      </w:pPr>
    </w:p>
    <w:p w:rsidR="00340D8A" w:rsidRDefault="00340D8A" w:rsidP="00F05C35">
      <w:pPr>
        <w:rPr>
          <w:ins w:id="2852" w:author="Gaurav Dutta" w:date="2016-03-02T20:10:00Z"/>
          <w:b/>
          <w:u w:val="single"/>
        </w:rPr>
      </w:pPr>
    </w:p>
    <w:p w:rsidR="00340D8A" w:rsidRDefault="00340D8A" w:rsidP="00F05C35">
      <w:pPr>
        <w:rPr>
          <w:ins w:id="2853" w:author="Gaurav Dutta" w:date="2016-03-02T20:09:00Z"/>
          <w:b/>
          <w:u w:val="single"/>
        </w:rPr>
      </w:pPr>
    </w:p>
    <w:p w:rsidR="00340D8A" w:rsidRDefault="00340D8A">
      <w:pPr>
        <w:pStyle w:val="Heading2"/>
        <w:numPr>
          <w:ilvl w:val="1"/>
          <w:numId w:val="11"/>
        </w:numPr>
        <w:rPr>
          <w:ins w:id="2854" w:author="Gaurav Dutta" w:date="2016-03-02T20:11:00Z"/>
          <w:b/>
          <w:u w:val="single"/>
        </w:rPr>
        <w:pPrChange w:id="2855" w:author="Gaurav Dutta" w:date="2016-03-02T20:11:00Z">
          <w:pPr/>
        </w:pPrChange>
      </w:pPr>
      <w:bookmarkStart w:id="2856" w:name="_Toc444803918"/>
      <w:ins w:id="2857" w:author="Gaurav Dutta" w:date="2016-03-02T20:09:00Z">
        <w:r w:rsidRPr="00340D8A">
          <w:rPr>
            <w:b/>
            <w:sz w:val="22"/>
            <w:szCs w:val="22"/>
            <w:u w:val="single"/>
            <w:rPrChange w:id="2858" w:author="Gaurav Dutta" w:date="2016-03-02T20:11:00Z">
              <w:rPr>
                <w:b/>
                <w:u w:val="single"/>
              </w:rPr>
            </w:rPrChange>
          </w:rPr>
          <w:t>Payment Schedule</w:t>
        </w:r>
      </w:ins>
      <w:ins w:id="2859" w:author="Gaurav Dutta" w:date="2016-03-02T20:36:00Z">
        <w:r w:rsidR="003C11B0">
          <w:rPr>
            <w:b/>
            <w:sz w:val="22"/>
            <w:szCs w:val="22"/>
            <w:u w:val="single"/>
          </w:rPr>
          <w:t xml:space="preserve"> (Demand Letter)</w:t>
        </w:r>
      </w:ins>
      <w:bookmarkEnd w:id="2856"/>
    </w:p>
    <w:p w:rsidR="00340D8A" w:rsidRDefault="00340D8A" w:rsidP="00F05C35">
      <w:pPr>
        <w:rPr>
          <w:ins w:id="2860" w:author="Gaurav Dutta" w:date="2016-03-02T20:09:00Z"/>
          <w:b/>
          <w:u w:val="single"/>
        </w:rPr>
      </w:pPr>
    </w:p>
    <w:p w:rsidR="00340D8A" w:rsidRDefault="00115AF1" w:rsidP="00F05C35">
      <w:pPr>
        <w:rPr>
          <w:ins w:id="2861" w:author="Gaurav Dutta" w:date="2016-03-02T20:09:00Z"/>
          <w:b/>
          <w:u w:val="single"/>
        </w:rPr>
      </w:pPr>
      <w:ins w:id="2862" w:author="Gaurav Dutta" w:date="2016-03-02T20:19:00Z">
        <w:r w:rsidRPr="00115AF1">
          <w:rPr>
            <w:b/>
            <w:noProof/>
            <w:u w:val="single"/>
            <w:lang w:bidi="hi-IN"/>
          </w:rPr>
          <w:drawing>
            <wp:anchor distT="0" distB="0" distL="114300" distR="114300" simplePos="0" relativeHeight="251698176" behindDoc="1" locked="0" layoutInCell="1" allowOverlap="1">
              <wp:simplePos x="0" y="0"/>
              <wp:positionH relativeFrom="column">
                <wp:posOffset>1905</wp:posOffset>
              </wp:positionH>
              <wp:positionV relativeFrom="paragraph">
                <wp:posOffset>-2540</wp:posOffset>
              </wp:positionV>
              <wp:extent cx="6000750" cy="4419600"/>
              <wp:effectExtent l="19050" t="19050" r="19050" b="19050"/>
              <wp:wrapTight wrapText="bothSides">
                <wp:wrapPolygon edited="0">
                  <wp:start x="-69" y="-93"/>
                  <wp:lineTo x="-69" y="21600"/>
                  <wp:lineTo x="21600" y="21600"/>
                  <wp:lineTo x="21600" y="-93"/>
                  <wp:lineTo x="-69" y="-93"/>
                </wp:wrapPolygon>
              </wp:wrapTight>
              <wp:docPr id="48" name="Picture 48" descr="C:\Users\gdutta\Desktop\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utta\Desktop\payment.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0750" cy="4419600"/>
                      </a:xfrm>
                      <a:prstGeom prst="rect">
                        <a:avLst/>
                      </a:prstGeom>
                      <a:noFill/>
                      <a:ln w="9525">
                        <a:solidFill>
                          <a:schemeClr val="tx1"/>
                        </a:solidFill>
                      </a:ln>
                    </pic:spPr>
                  </pic:pic>
                </a:graphicData>
              </a:graphic>
              <wp14:sizeRelH relativeFrom="page">
                <wp14:pctWidth>0</wp14:pctWidth>
              </wp14:sizeRelH>
              <wp14:sizeRelV relativeFrom="page">
                <wp14:pctHeight>0</wp14:pctHeight>
              </wp14:sizeRelV>
            </wp:anchor>
          </w:drawing>
        </w:r>
      </w:ins>
    </w:p>
    <w:p w:rsidR="00340D8A" w:rsidRDefault="00340D8A" w:rsidP="00F05C35">
      <w:pPr>
        <w:rPr>
          <w:ins w:id="2863" w:author="Gaurav Dutta" w:date="2016-03-02T20:09:00Z"/>
          <w:b/>
          <w:u w:val="single"/>
        </w:rPr>
      </w:pPr>
    </w:p>
    <w:p w:rsidR="00340D8A" w:rsidRDefault="00340D8A" w:rsidP="00F05C35">
      <w:pPr>
        <w:rPr>
          <w:ins w:id="2864" w:author="Gaurav Dutta" w:date="2016-03-02T20:09:00Z"/>
          <w:b/>
          <w:u w:val="single"/>
        </w:rPr>
      </w:pPr>
    </w:p>
    <w:p w:rsidR="00340D8A" w:rsidRDefault="00340D8A" w:rsidP="00F05C35">
      <w:pPr>
        <w:rPr>
          <w:ins w:id="2865" w:author="Gaurav Dutta" w:date="2016-03-02T20:09:00Z"/>
          <w:b/>
          <w:u w:val="single"/>
        </w:rPr>
      </w:pPr>
    </w:p>
    <w:p w:rsidR="00340D8A" w:rsidRDefault="00340D8A" w:rsidP="00F05C35">
      <w:pPr>
        <w:rPr>
          <w:ins w:id="2866" w:author="Gaurav Dutta" w:date="2016-03-02T20:09:00Z"/>
          <w:b/>
          <w:u w:val="single"/>
        </w:rPr>
      </w:pPr>
    </w:p>
    <w:p w:rsidR="00340D8A" w:rsidRDefault="00340D8A" w:rsidP="00F05C35">
      <w:pPr>
        <w:rPr>
          <w:ins w:id="2867" w:author="Gaurav Dutta" w:date="2016-03-02T20:09:00Z"/>
          <w:b/>
          <w:u w:val="single"/>
        </w:rPr>
      </w:pPr>
    </w:p>
    <w:p w:rsidR="00340D8A" w:rsidRDefault="00340D8A" w:rsidP="00F05C35">
      <w:pPr>
        <w:rPr>
          <w:ins w:id="2868" w:author="Gaurav Dutta" w:date="2016-03-02T20:09:00Z"/>
          <w:b/>
          <w:u w:val="single"/>
        </w:rPr>
      </w:pPr>
    </w:p>
    <w:p w:rsidR="00340D8A" w:rsidRDefault="00340D8A" w:rsidP="00F05C35">
      <w:pPr>
        <w:rPr>
          <w:ins w:id="2869" w:author="Gaurav Dutta" w:date="2016-03-02T20:09:00Z"/>
          <w:b/>
          <w:u w:val="single"/>
        </w:rPr>
      </w:pPr>
    </w:p>
    <w:p w:rsidR="00340D8A" w:rsidRDefault="00340D8A" w:rsidP="00F05C35">
      <w:pPr>
        <w:rPr>
          <w:ins w:id="2870" w:author="Gaurav Dutta" w:date="2016-03-02T20:09:00Z"/>
          <w:b/>
          <w:u w:val="single"/>
        </w:rPr>
      </w:pPr>
    </w:p>
    <w:p w:rsidR="00340D8A" w:rsidRDefault="00340D8A" w:rsidP="00F05C35">
      <w:pPr>
        <w:rPr>
          <w:ins w:id="2871" w:author="Gaurav Dutta" w:date="2016-03-02T20:14:00Z"/>
          <w:b/>
          <w:u w:val="single"/>
        </w:rPr>
      </w:pPr>
    </w:p>
    <w:p w:rsidR="00115AF1" w:rsidRDefault="00115AF1" w:rsidP="00F05C35">
      <w:pPr>
        <w:rPr>
          <w:ins w:id="2872" w:author="Gaurav Dutta" w:date="2016-03-02T20:14:00Z"/>
          <w:b/>
          <w:u w:val="single"/>
        </w:rPr>
      </w:pPr>
    </w:p>
    <w:p w:rsidR="00115AF1" w:rsidRDefault="00115AF1" w:rsidP="00F05C35">
      <w:pPr>
        <w:rPr>
          <w:ins w:id="2873" w:author="Gaurav Dutta" w:date="2016-03-02T20:14:00Z"/>
          <w:b/>
          <w:u w:val="single"/>
        </w:rPr>
      </w:pPr>
    </w:p>
    <w:p w:rsidR="00115AF1" w:rsidRDefault="00115AF1" w:rsidP="00F05C35">
      <w:pPr>
        <w:rPr>
          <w:ins w:id="2874" w:author="Gaurav Dutta" w:date="2016-03-02T20:14:00Z"/>
          <w:b/>
          <w:u w:val="single"/>
        </w:rPr>
      </w:pPr>
    </w:p>
    <w:p w:rsidR="00340D8A" w:rsidRDefault="00340D8A" w:rsidP="00F05C35">
      <w:pPr>
        <w:rPr>
          <w:ins w:id="2875" w:author="Gaurav Dutta" w:date="2016-03-02T20:09:00Z"/>
          <w:b/>
          <w:u w:val="single"/>
        </w:rPr>
      </w:pPr>
    </w:p>
    <w:p w:rsidR="00D83D03" w:rsidRDefault="008A23AA" w:rsidP="00F05C35">
      <w:pPr>
        <w:rPr>
          <w:b/>
        </w:rPr>
      </w:pPr>
      <w:r>
        <w:rPr>
          <w:b/>
          <w:u w:val="single"/>
        </w:rPr>
        <w:t>Payment Schedule Example</w:t>
      </w:r>
    </w:p>
    <w:p w:rsidR="00E107EE" w:rsidRDefault="00905366" w:rsidP="00F05C35">
      <w:r w:rsidRPr="00905366">
        <w:rPr>
          <w:noProof/>
          <w:lang w:bidi="hi-IN"/>
        </w:rPr>
        <w:drawing>
          <wp:inline distT="0" distB="0" distL="0" distR="0" wp14:anchorId="5A454CEA" wp14:editId="62AE3723">
            <wp:extent cx="6099175" cy="3702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9175" cy="3702685"/>
                    </a:xfrm>
                    <a:prstGeom prst="rect">
                      <a:avLst/>
                    </a:prstGeom>
                  </pic:spPr>
                </pic:pic>
              </a:graphicData>
            </a:graphic>
          </wp:inline>
        </w:drawing>
      </w:r>
    </w:p>
    <w:p w:rsidR="007A67B2" w:rsidRPr="00C164C9" w:rsidRDefault="00DE4490" w:rsidP="007A67B2">
      <w:pPr>
        <w:rPr>
          <w:b/>
        </w:rPr>
      </w:pPr>
      <w:r w:rsidRPr="00C164C9">
        <w:rPr>
          <w:b/>
        </w:rPr>
        <w:t>Note:</w:t>
      </w:r>
      <w:r w:rsidR="007A67B2" w:rsidRPr="00C164C9">
        <w:rPr>
          <w:b/>
        </w:rPr>
        <w:t xml:space="preserve"> </w:t>
      </w:r>
    </w:p>
    <w:p w:rsidR="00DE4490" w:rsidRDefault="00DE4490" w:rsidP="008F19E4">
      <w:pPr>
        <w:pStyle w:val="ListParagraph"/>
        <w:numPr>
          <w:ilvl w:val="3"/>
          <w:numId w:val="29"/>
        </w:numPr>
        <w:jc w:val="both"/>
        <w:rPr>
          <w:bCs/>
          <w:color w:val="000000"/>
        </w:rPr>
      </w:pPr>
      <w:r w:rsidRPr="00AE51A9">
        <w:rPr>
          <w:bCs/>
          <w:color w:val="000000"/>
        </w:rPr>
        <w:t>For the industrial properties, payment cycle starts on 30</w:t>
      </w:r>
      <w:r w:rsidR="009012F8" w:rsidRPr="009012F8">
        <w:rPr>
          <w:bCs/>
          <w:color w:val="000000"/>
          <w:vertAlign w:val="superscript"/>
        </w:rPr>
        <w:t>th</w:t>
      </w:r>
      <w:r w:rsidR="009012F8">
        <w:rPr>
          <w:bCs/>
          <w:color w:val="000000"/>
        </w:rPr>
        <w:t xml:space="preserve"> June or 31</w:t>
      </w:r>
      <w:r w:rsidR="009012F8" w:rsidRPr="009012F8">
        <w:rPr>
          <w:bCs/>
          <w:color w:val="000000"/>
          <w:vertAlign w:val="superscript"/>
        </w:rPr>
        <w:t>st</w:t>
      </w:r>
      <w:r w:rsidR="009012F8">
        <w:rPr>
          <w:bCs/>
          <w:color w:val="000000"/>
        </w:rPr>
        <w:t xml:space="preserve"> </w:t>
      </w:r>
      <w:r w:rsidRPr="00AE51A9">
        <w:rPr>
          <w:bCs/>
          <w:color w:val="000000"/>
        </w:rPr>
        <w:t xml:space="preserve">December. </w:t>
      </w:r>
    </w:p>
    <w:p w:rsidR="00DE4490" w:rsidRDefault="00DE4490" w:rsidP="008F19E4">
      <w:pPr>
        <w:pStyle w:val="ListParagraph"/>
        <w:numPr>
          <w:ilvl w:val="3"/>
          <w:numId w:val="29"/>
        </w:numPr>
        <w:jc w:val="both"/>
        <w:rPr>
          <w:bCs/>
          <w:color w:val="000000"/>
        </w:rPr>
      </w:pPr>
      <w:r w:rsidRPr="00AE51A9">
        <w:rPr>
          <w:bCs/>
          <w:color w:val="000000"/>
        </w:rPr>
        <w:t xml:space="preserve">The first installment will be applicable after 6 months from receiving allotment letter. </w:t>
      </w:r>
    </w:p>
    <w:p w:rsidR="002D07BE" w:rsidRDefault="00DE4490" w:rsidP="008F19E4">
      <w:pPr>
        <w:pStyle w:val="ListParagraph"/>
        <w:numPr>
          <w:ilvl w:val="3"/>
          <w:numId w:val="29"/>
        </w:numPr>
        <w:jc w:val="both"/>
      </w:pPr>
      <w:r w:rsidRPr="00AE51A9">
        <w:rPr>
          <w:bCs/>
          <w:color w:val="000000"/>
        </w:rPr>
        <w:t xml:space="preserve">The amount of the first installment will </w:t>
      </w:r>
      <w:r w:rsidR="004D2740">
        <w:rPr>
          <w:bCs/>
          <w:color w:val="000000"/>
        </w:rPr>
        <w:t xml:space="preserve">be comparatively high from the amount </w:t>
      </w:r>
      <w:r w:rsidRPr="00AE51A9">
        <w:rPr>
          <w:bCs/>
          <w:color w:val="000000"/>
        </w:rPr>
        <w:t>of r</w:t>
      </w:r>
      <w:r w:rsidR="004D2740">
        <w:rPr>
          <w:bCs/>
          <w:color w:val="000000"/>
        </w:rPr>
        <w:t xml:space="preserve">emaining installments. After allotment, </w:t>
      </w:r>
      <w:del w:id="2876" w:author="Gaurav Dutta" w:date="2016-03-02T13:13:00Z">
        <w:r w:rsidR="004D2740" w:rsidDel="00C2364B">
          <w:rPr>
            <w:bCs/>
            <w:color w:val="000000"/>
          </w:rPr>
          <w:delText>a</w:delText>
        </w:r>
      </w:del>
      <w:r w:rsidR="004D2740">
        <w:rPr>
          <w:bCs/>
          <w:color w:val="000000"/>
        </w:rPr>
        <w:t xml:space="preserve"> </w:t>
      </w:r>
      <w:ins w:id="2877" w:author="Gaurav Dutta" w:date="2016-03-02T13:13:00Z">
        <w:r w:rsidR="00C2364B">
          <w:rPr>
            <w:bCs/>
            <w:color w:val="000000"/>
          </w:rPr>
          <w:t xml:space="preserve">the </w:t>
        </w:r>
      </w:ins>
      <w:r w:rsidR="00A0227B">
        <w:rPr>
          <w:bCs/>
          <w:color w:val="000000"/>
        </w:rPr>
        <w:t>allottee</w:t>
      </w:r>
      <w:r w:rsidR="004D2740">
        <w:rPr>
          <w:bCs/>
          <w:color w:val="000000"/>
        </w:rPr>
        <w:t xml:space="preserve"> will start the payment of installment after minimum 6 months. In industries, a</w:t>
      </w:r>
      <w:ins w:id="2878" w:author="Gaurav Dutta" w:date="2016-03-02T13:13:00Z">
        <w:r w:rsidR="00C2364B">
          <w:rPr>
            <w:bCs/>
            <w:color w:val="000000"/>
          </w:rPr>
          <w:t>n</w:t>
        </w:r>
      </w:ins>
      <w:r w:rsidR="004D2740">
        <w:rPr>
          <w:bCs/>
          <w:color w:val="000000"/>
        </w:rPr>
        <w:t xml:space="preserve"> </w:t>
      </w:r>
      <w:r w:rsidR="00A0227B">
        <w:rPr>
          <w:bCs/>
          <w:color w:val="000000"/>
        </w:rPr>
        <w:t>allottee</w:t>
      </w:r>
      <w:r w:rsidR="004D2740">
        <w:rPr>
          <w:bCs/>
          <w:color w:val="000000"/>
        </w:rPr>
        <w:t xml:space="preserve"> can pay only 2 times in a year and that too half-yearly i.e. on 30</w:t>
      </w:r>
      <w:r w:rsidR="004D2740" w:rsidRPr="004D2740">
        <w:rPr>
          <w:bCs/>
          <w:color w:val="000000"/>
          <w:vertAlign w:val="superscript"/>
        </w:rPr>
        <w:t>th</w:t>
      </w:r>
      <w:r w:rsidR="004C0B77">
        <w:rPr>
          <w:bCs/>
          <w:color w:val="000000"/>
        </w:rPr>
        <w:t xml:space="preserve"> June or</w:t>
      </w:r>
      <w:r w:rsidR="004D2740">
        <w:rPr>
          <w:bCs/>
          <w:color w:val="000000"/>
        </w:rPr>
        <w:t xml:space="preserve"> 31</w:t>
      </w:r>
      <w:r w:rsidR="004D2740" w:rsidRPr="004D2740">
        <w:rPr>
          <w:bCs/>
          <w:color w:val="000000"/>
          <w:vertAlign w:val="superscript"/>
        </w:rPr>
        <w:t>st</w:t>
      </w:r>
      <w:r w:rsidR="004D2740">
        <w:rPr>
          <w:bCs/>
          <w:color w:val="000000"/>
        </w:rPr>
        <w:t xml:space="preserve"> December. For example, if the </w:t>
      </w:r>
      <w:r w:rsidR="00A0227B">
        <w:rPr>
          <w:bCs/>
          <w:color w:val="000000"/>
        </w:rPr>
        <w:t>allottee</w:t>
      </w:r>
      <w:r w:rsidRPr="00AE51A9">
        <w:rPr>
          <w:bCs/>
          <w:color w:val="000000"/>
        </w:rPr>
        <w:t xml:space="preserve"> receives</w:t>
      </w:r>
      <w:r w:rsidR="004D2740">
        <w:rPr>
          <w:bCs/>
          <w:color w:val="000000"/>
        </w:rPr>
        <w:t xml:space="preserve"> the allotment letter on 21</w:t>
      </w:r>
      <w:r w:rsidR="004D2740" w:rsidRPr="004D2740">
        <w:rPr>
          <w:bCs/>
          <w:color w:val="000000"/>
          <w:vertAlign w:val="superscript"/>
        </w:rPr>
        <w:t>st</w:t>
      </w:r>
      <w:r w:rsidR="004D2740">
        <w:rPr>
          <w:bCs/>
          <w:color w:val="000000"/>
        </w:rPr>
        <w:t xml:space="preserve"> February</w:t>
      </w:r>
      <w:r w:rsidRPr="00AE51A9">
        <w:rPr>
          <w:bCs/>
          <w:color w:val="000000"/>
        </w:rPr>
        <w:t>, the fir</w:t>
      </w:r>
      <w:r w:rsidR="004D2740">
        <w:rPr>
          <w:bCs/>
          <w:color w:val="000000"/>
        </w:rPr>
        <w:t>st installment will start from 31</w:t>
      </w:r>
      <w:r w:rsidR="004D2740" w:rsidRPr="004D2740">
        <w:rPr>
          <w:bCs/>
          <w:color w:val="000000"/>
          <w:vertAlign w:val="superscript"/>
        </w:rPr>
        <w:t>st</w:t>
      </w:r>
      <w:r w:rsidR="004D2740">
        <w:rPr>
          <w:bCs/>
          <w:color w:val="000000"/>
        </w:rPr>
        <w:t xml:space="preserve"> December, instead of 30</w:t>
      </w:r>
      <w:r w:rsidR="004D2740" w:rsidRPr="004D2740">
        <w:rPr>
          <w:bCs/>
          <w:color w:val="000000"/>
          <w:vertAlign w:val="superscript"/>
        </w:rPr>
        <w:t>th</w:t>
      </w:r>
      <w:r w:rsidR="004D2740">
        <w:rPr>
          <w:bCs/>
          <w:color w:val="000000"/>
        </w:rPr>
        <w:t xml:space="preserve"> </w:t>
      </w:r>
      <w:r w:rsidRPr="00AE51A9">
        <w:rPr>
          <w:bCs/>
          <w:color w:val="000000"/>
        </w:rPr>
        <w:t xml:space="preserve">June </w:t>
      </w:r>
      <w:r w:rsidR="004D2740">
        <w:rPr>
          <w:bCs/>
          <w:color w:val="000000"/>
        </w:rPr>
        <w:t xml:space="preserve"> because the </w:t>
      </w:r>
      <w:r w:rsidR="00A0227B">
        <w:rPr>
          <w:bCs/>
          <w:color w:val="000000"/>
        </w:rPr>
        <w:t>allottee</w:t>
      </w:r>
      <w:r w:rsidR="004D2740">
        <w:rPr>
          <w:bCs/>
          <w:color w:val="000000"/>
        </w:rPr>
        <w:t xml:space="preserve"> didn’t completed 6 months (requirement after allotment) after allotment till 30</w:t>
      </w:r>
      <w:r w:rsidR="004D2740" w:rsidRPr="004D2740">
        <w:rPr>
          <w:bCs/>
          <w:color w:val="000000"/>
          <w:vertAlign w:val="superscript"/>
        </w:rPr>
        <w:t>th</w:t>
      </w:r>
      <w:r w:rsidR="004D2740">
        <w:rPr>
          <w:bCs/>
          <w:color w:val="000000"/>
        </w:rPr>
        <w:t xml:space="preserve"> June, so, interest would be calculated from 21</w:t>
      </w:r>
      <w:r w:rsidR="004D2740" w:rsidRPr="004D2740">
        <w:rPr>
          <w:bCs/>
          <w:color w:val="000000"/>
          <w:vertAlign w:val="superscript"/>
        </w:rPr>
        <w:t>st</w:t>
      </w:r>
      <w:r w:rsidR="004D2740">
        <w:rPr>
          <w:bCs/>
          <w:color w:val="000000"/>
        </w:rPr>
        <w:t xml:space="preserve"> February to 31</w:t>
      </w:r>
      <w:r w:rsidR="004D2740" w:rsidRPr="004D2740">
        <w:rPr>
          <w:bCs/>
          <w:color w:val="000000"/>
          <w:vertAlign w:val="superscript"/>
        </w:rPr>
        <w:t>st</w:t>
      </w:r>
      <w:r w:rsidR="004D2740">
        <w:rPr>
          <w:bCs/>
          <w:color w:val="000000"/>
        </w:rPr>
        <w:t xml:space="preserve"> December and would be added to the first installment.</w:t>
      </w:r>
      <w:r w:rsidR="004D2740">
        <w:t xml:space="preserve"> </w:t>
      </w:r>
    </w:p>
    <w:p w:rsidR="00F16730" w:rsidRDefault="00F16730" w:rsidP="00F16730">
      <w:pPr>
        <w:jc w:val="both"/>
      </w:pPr>
    </w:p>
    <w:p w:rsidR="00F16730" w:rsidRDefault="00F16730" w:rsidP="00F16730">
      <w:pPr>
        <w:jc w:val="both"/>
      </w:pPr>
    </w:p>
    <w:p w:rsidR="00F16730" w:rsidRDefault="00F16730" w:rsidP="00F16730">
      <w:pPr>
        <w:jc w:val="both"/>
      </w:pPr>
    </w:p>
    <w:p w:rsidR="00E8026F" w:rsidRDefault="00E8026F" w:rsidP="00F16730">
      <w:pPr>
        <w:jc w:val="both"/>
      </w:pPr>
    </w:p>
    <w:p w:rsidR="00E8026F" w:rsidRDefault="00E8026F" w:rsidP="00F16730">
      <w:pPr>
        <w:jc w:val="both"/>
      </w:pPr>
    </w:p>
    <w:p w:rsidR="00E8026F" w:rsidDel="00DE20A1" w:rsidRDefault="00E8026F" w:rsidP="00F16730">
      <w:pPr>
        <w:jc w:val="both"/>
        <w:rPr>
          <w:del w:id="2879" w:author="Gaurav Dutta" w:date="2016-03-02T19:52:00Z"/>
        </w:rPr>
      </w:pPr>
    </w:p>
    <w:p w:rsidR="00E8026F" w:rsidDel="00DE20A1" w:rsidRDefault="00E8026F" w:rsidP="00F16730">
      <w:pPr>
        <w:jc w:val="both"/>
        <w:rPr>
          <w:del w:id="2880" w:author="Gaurav Dutta" w:date="2016-03-02T19:52:00Z"/>
        </w:rPr>
      </w:pPr>
    </w:p>
    <w:p w:rsidR="00E8026F" w:rsidDel="00DE20A1" w:rsidRDefault="00E8026F" w:rsidP="00F16730">
      <w:pPr>
        <w:jc w:val="both"/>
        <w:rPr>
          <w:del w:id="2881" w:author="Gaurav Dutta" w:date="2016-03-02T19:52:00Z"/>
        </w:rPr>
      </w:pPr>
    </w:p>
    <w:p w:rsidR="00DE4490" w:rsidRDefault="008A23AA">
      <w:pPr>
        <w:pStyle w:val="Heading3"/>
        <w:rPr>
          <w:b/>
        </w:rPr>
        <w:pPrChange w:id="2882" w:author="Gaurav Dutta" w:date="2016-03-02T19:52:00Z">
          <w:pPr>
            <w:pStyle w:val="Heading3"/>
            <w:numPr>
              <w:ilvl w:val="1"/>
              <w:numId w:val="28"/>
            </w:numPr>
            <w:ind w:left="1185" w:hanging="465"/>
          </w:pPr>
        </w:pPrChange>
      </w:pPr>
      <w:del w:id="2883" w:author="Gaurav Dutta" w:date="2016-03-02T19:52:00Z">
        <w:r w:rsidRPr="00DE4490" w:rsidDel="00DE20A1">
          <w:rPr>
            <w:b/>
          </w:rPr>
          <w:delText xml:space="preserve">Dues Calculation </w:delText>
        </w:r>
      </w:del>
    </w:p>
    <w:p w:rsidR="00DE4490" w:rsidRDefault="00DE4490" w:rsidP="00DE4490">
      <w:pPr>
        <w:rPr>
          <w:ins w:id="2884" w:author="Gaurav Dutta" w:date="2016-03-02T20:21:00Z"/>
        </w:rPr>
      </w:pPr>
    </w:p>
    <w:p w:rsidR="00115AF1" w:rsidRPr="00DE4490" w:rsidRDefault="00115AF1" w:rsidP="00DE4490"/>
    <w:p w:rsidR="002D07BE" w:rsidRDefault="00D83D03" w:rsidP="002D07BE">
      <w:pPr>
        <w:rPr>
          <w:ins w:id="2885" w:author="Gaurav Dutta" w:date="2016-03-02T19:52:00Z"/>
          <w:b/>
          <w:u w:val="single"/>
        </w:rPr>
      </w:pPr>
      <w:del w:id="2886" w:author="Gaurav Dutta" w:date="2016-03-02T19:52:00Z">
        <w:r w:rsidRPr="00D83D03" w:rsidDel="00DE20A1">
          <w:rPr>
            <w:b/>
            <w:u w:val="single"/>
          </w:rPr>
          <w:lastRenderedPageBreak/>
          <w:delText xml:space="preserve">Example </w:delText>
        </w:r>
        <w:r w:rsidR="008A23AA" w:rsidDel="00DE20A1">
          <w:rPr>
            <w:b/>
            <w:u w:val="single"/>
          </w:rPr>
          <w:delText>1</w:delText>
        </w:r>
        <w:r w:rsidRPr="00D83D03" w:rsidDel="00DE20A1">
          <w:rPr>
            <w:b/>
            <w:u w:val="single"/>
          </w:rPr>
          <w:delText xml:space="preserve"> </w:delText>
        </w:r>
      </w:del>
      <w:del w:id="2887" w:author="Gaurav Dutta" w:date="2016-03-02T19:51:00Z">
        <w:r w:rsidDel="00DE20A1">
          <w:rPr>
            <w:b/>
            <w:u w:val="single"/>
          </w:rPr>
          <w:delText>-</w:delText>
        </w:r>
      </w:del>
      <w:ins w:id="2888" w:author="Gaurav Dutta" w:date="2016-03-02T19:51:00Z">
        <w:r w:rsidR="00DE20A1">
          <w:rPr>
            <w:b/>
            <w:u w:val="single"/>
          </w:rPr>
          <w:t>Dues Calculation</w:t>
        </w:r>
      </w:ins>
      <w:r>
        <w:rPr>
          <w:b/>
          <w:u w:val="single"/>
        </w:rPr>
        <w:t xml:space="preserve"> </w:t>
      </w:r>
      <w:ins w:id="2889" w:author="Gaurav Dutta" w:date="2016-03-02T19:52:00Z">
        <w:r w:rsidR="00DE20A1">
          <w:rPr>
            <w:b/>
            <w:u w:val="single"/>
          </w:rPr>
          <w:t>Example</w:t>
        </w:r>
      </w:ins>
      <w:del w:id="2890" w:author="Gaurav Dutta" w:date="2016-03-02T19:52:00Z">
        <w:r w:rsidDel="00DE20A1">
          <w:rPr>
            <w:b/>
            <w:u w:val="single"/>
          </w:rPr>
          <w:delText>Part Payment Calculation</w:delText>
        </w:r>
      </w:del>
    </w:p>
    <w:p w:rsidR="00DE20A1" w:rsidRDefault="00DE20A1">
      <w:pPr>
        <w:pStyle w:val="NoSpacing"/>
        <w:numPr>
          <w:ilvl w:val="6"/>
          <w:numId w:val="29"/>
        </w:numPr>
        <w:rPr>
          <w:ins w:id="2891" w:author="Gaurav Dutta" w:date="2016-03-02T19:52:00Z"/>
          <w:b/>
          <w:u w:val="single"/>
        </w:rPr>
        <w:pPrChange w:id="2892" w:author="Gaurav Dutta" w:date="2016-03-02T19:52:00Z">
          <w:pPr/>
        </w:pPrChange>
      </w:pPr>
      <w:ins w:id="2893" w:author="Gaurav Dutta" w:date="2016-03-02T19:52:00Z">
        <w:r w:rsidRPr="00DE20A1">
          <w:rPr>
            <w:b/>
            <w:u w:val="single"/>
            <w:rPrChange w:id="2894" w:author="Gaurav Dutta" w:date="2016-03-02T19:52:00Z">
              <w:rPr/>
            </w:rPrChange>
          </w:rPr>
          <w:t>Part Payment Calculation</w:t>
        </w:r>
      </w:ins>
    </w:p>
    <w:p w:rsidR="00DE20A1" w:rsidRPr="00DE20A1" w:rsidRDefault="00DE20A1">
      <w:pPr>
        <w:pStyle w:val="NoSpacing"/>
        <w:rPr>
          <w:b/>
          <w:u w:val="single"/>
          <w:rPrChange w:id="2895" w:author="Gaurav Dutta" w:date="2016-03-02T19:52:00Z">
            <w:rPr/>
          </w:rPrChange>
        </w:rPr>
        <w:pPrChange w:id="2896" w:author="Gaurav Dutta" w:date="2016-03-02T19:52:00Z">
          <w:pPr/>
        </w:pPrChange>
      </w:pPr>
    </w:p>
    <w:p w:rsidR="002D07BE" w:rsidRDefault="002D07BE" w:rsidP="002D07BE">
      <w:r w:rsidRPr="002D07BE">
        <w:rPr>
          <w:noProof/>
          <w:lang w:bidi="hi-IN"/>
        </w:rPr>
        <w:drawing>
          <wp:inline distT="0" distB="0" distL="0" distR="0" wp14:anchorId="118D3DE6" wp14:editId="5F3F6267">
            <wp:extent cx="6099175" cy="3430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9175" cy="3430270"/>
                    </a:xfrm>
                    <a:prstGeom prst="rect">
                      <a:avLst/>
                    </a:prstGeom>
                  </pic:spPr>
                </pic:pic>
              </a:graphicData>
            </a:graphic>
          </wp:inline>
        </w:drawing>
      </w:r>
    </w:p>
    <w:p w:rsidR="00DE4490" w:rsidRDefault="00DE4490" w:rsidP="002D07BE"/>
    <w:p w:rsidR="00DE4490" w:rsidRPr="00D83D03" w:rsidRDefault="00DE4490" w:rsidP="00DE4490">
      <w:pPr>
        <w:rPr>
          <w:b/>
          <w:u w:val="single"/>
        </w:rPr>
      </w:pPr>
      <w:r w:rsidRPr="00D83D03">
        <w:rPr>
          <w:b/>
          <w:u w:val="single"/>
        </w:rPr>
        <w:t xml:space="preserve">Example 2 </w:t>
      </w:r>
      <w:r>
        <w:rPr>
          <w:b/>
          <w:u w:val="single"/>
        </w:rPr>
        <w:t>– All Payments Outstanding Calculation</w:t>
      </w:r>
    </w:p>
    <w:p w:rsidR="00DE4490" w:rsidRPr="002D07BE" w:rsidRDefault="00DE4490" w:rsidP="00DE4490"/>
    <w:p w:rsidR="00DE4490" w:rsidRDefault="00DE4490" w:rsidP="00DE4490">
      <w:r w:rsidRPr="002D07BE">
        <w:rPr>
          <w:noProof/>
          <w:lang w:bidi="hi-IN"/>
        </w:rPr>
        <w:drawing>
          <wp:inline distT="0" distB="0" distL="0" distR="0" wp14:anchorId="48A3017C" wp14:editId="307CCAC4">
            <wp:extent cx="4890789" cy="355127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94271" cy="3553802"/>
                    </a:xfrm>
                    <a:prstGeom prst="rect">
                      <a:avLst/>
                    </a:prstGeom>
                  </pic:spPr>
                </pic:pic>
              </a:graphicData>
            </a:graphic>
          </wp:inline>
        </w:drawing>
      </w:r>
    </w:p>
    <w:p w:rsidR="00DE4490" w:rsidRPr="002D07BE" w:rsidRDefault="00DE4490" w:rsidP="002D07BE"/>
    <w:p w:rsidR="007A67B2" w:rsidRPr="004D2740" w:rsidRDefault="00D83D03">
      <w:pPr>
        <w:rPr>
          <w:b/>
        </w:rPr>
      </w:pPr>
      <w:r w:rsidRPr="004D2740">
        <w:rPr>
          <w:b/>
        </w:rPr>
        <w:t>Note</w:t>
      </w:r>
      <w:r w:rsidR="007A67B2" w:rsidRPr="004D2740">
        <w:rPr>
          <w:b/>
        </w:rPr>
        <w:t>:</w:t>
      </w:r>
    </w:p>
    <w:p w:rsidR="00D83D03" w:rsidRDefault="00D83D03" w:rsidP="008F19E4">
      <w:pPr>
        <w:pStyle w:val="ListParagraph"/>
        <w:numPr>
          <w:ilvl w:val="1"/>
          <w:numId w:val="7"/>
        </w:numPr>
      </w:pPr>
      <w:r>
        <w:t>For the first six months</w:t>
      </w:r>
      <w:r w:rsidR="008A23AA">
        <w:t xml:space="preserve"> (from 1</w:t>
      </w:r>
      <w:r w:rsidR="008A23AA" w:rsidRPr="008A23AA">
        <w:rPr>
          <w:vertAlign w:val="superscript"/>
        </w:rPr>
        <w:t>st</w:t>
      </w:r>
      <w:r w:rsidR="008A23AA">
        <w:t xml:space="preserve"> January to 30</w:t>
      </w:r>
      <w:r w:rsidR="008A23AA" w:rsidRPr="008A23AA">
        <w:rPr>
          <w:vertAlign w:val="superscript"/>
        </w:rPr>
        <w:t>th</w:t>
      </w:r>
      <w:r w:rsidR="008A23AA">
        <w:t xml:space="preserve"> June)</w:t>
      </w:r>
      <w:r>
        <w:t xml:space="preserve">, </w:t>
      </w:r>
      <w:r w:rsidR="007A67B2">
        <w:t>the number of days for calculating</w:t>
      </w:r>
      <w:r>
        <w:t xml:space="preserve"> the daily interest would be 181 days</w:t>
      </w:r>
      <w:r w:rsidR="00854755">
        <w:t>. In the case of leap year, the number of days for calculating the daily interest would be 182 days.</w:t>
      </w:r>
    </w:p>
    <w:p w:rsidR="008A23AA" w:rsidRDefault="008A23AA" w:rsidP="008A23AA">
      <w:pPr>
        <w:pStyle w:val="ListParagraph"/>
        <w:ind w:left="1440"/>
      </w:pPr>
    </w:p>
    <w:p w:rsidR="00854755" w:rsidRDefault="007A67B2" w:rsidP="008F19E4">
      <w:pPr>
        <w:pStyle w:val="ListParagraph"/>
        <w:numPr>
          <w:ilvl w:val="1"/>
          <w:numId w:val="7"/>
        </w:numPr>
      </w:pPr>
      <w:r>
        <w:t>For the last six months</w:t>
      </w:r>
      <w:r w:rsidR="008A23AA">
        <w:t xml:space="preserve"> (from 1</w:t>
      </w:r>
      <w:r w:rsidR="008A23AA" w:rsidRPr="008A23AA">
        <w:rPr>
          <w:vertAlign w:val="superscript"/>
        </w:rPr>
        <w:t>st</w:t>
      </w:r>
      <w:r w:rsidR="008A23AA">
        <w:t xml:space="preserve"> July to 31</w:t>
      </w:r>
      <w:r w:rsidR="008A23AA" w:rsidRPr="008A23AA">
        <w:rPr>
          <w:vertAlign w:val="superscript"/>
        </w:rPr>
        <w:t>st</w:t>
      </w:r>
      <w:r w:rsidR="008A23AA">
        <w:t xml:space="preserve"> December),</w:t>
      </w:r>
      <w:r>
        <w:t xml:space="preserve"> the number of days for calculating the daily interest </w:t>
      </w:r>
      <w:r w:rsidR="00D83D03">
        <w:t>would be</w:t>
      </w:r>
      <w:r>
        <w:t xml:space="preserve"> 183 days.</w:t>
      </w:r>
    </w:p>
    <w:p w:rsidR="00854755" w:rsidRDefault="00854755" w:rsidP="00854755">
      <w:pPr>
        <w:pStyle w:val="NoSpacing"/>
      </w:pPr>
    </w:p>
    <w:p w:rsidR="001F53B2" w:rsidRDefault="007A67B2" w:rsidP="008F19E4">
      <w:pPr>
        <w:pStyle w:val="ListParagraph"/>
        <w:numPr>
          <w:ilvl w:val="1"/>
          <w:numId w:val="7"/>
        </w:numPr>
      </w:pPr>
      <w:r>
        <w:t xml:space="preserve">The panel interest will be applicable </w:t>
      </w:r>
      <w:r w:rsidR="00854755">
        <w:t>if the</w:t>
      </w:r>
      <w:r>
        <w:t xml:space="preserve"> payments are defaulted. </w:t>
      </w:r>
    </w:p>
    <w:p w:rsidR="001F53B2" w:rsidRDefault="001F53B2" w:rsidP="001F53B2">
      <w:pPr>
        <w:pStyle w:val="ListParagraph"/>
      </w:pPr>
    </w:p>
    <w:p w:rsidR="001F53B2" w:rsidRDefault="001F53B2" w:rsidP="008F19E4">
      <w:pPr>
        <w:pStyle w:val="ListParagraph"/>
        <w:numPr>
          <w:ilvl w:val="1"/>
          <w:numId w:val="7"/>
        </w:numPr>
      </w:pPr>
      <w:r>
        <w:t xml:space="preserve">If a person defaults, then penal interest would be applied to his outstanding payment. Penal interest can be calculated as </w:t>
      </w:r>
    </w:p>
    <w:p w:rsidR="001F53B2" w:rsidRDefault="001F53B2" w:rsidP="001F53B2">
      <w:pPr>
        <w:pStyle w:val="ListParagraph"/>
      </w:pPr>
      <w:r>
        <w:rPr>
          <w:noProof/>
          <w:lang w:bidi="hi-IN"/>
        </w:rPr>
        <mc:AlternateContent>
          <mc:Choice Requires="wps">
            <w:drawing>
              <wp:anchor distT="0" distB="0" distL="114300" distR="114300" simplePos="0" relativeHeight="251671552" behindDoc="0" locked="0" layoutInCell="1" allowOverlap="1">
                <wp:simplePos x="0" y="0"/>
                <wp:positionH relativeFrom="column">
                  <wp:posOffset>2181801</wp:posOffset>
                </wp:positionH>
                <wp:positionV relativeFrom="paragraph">
                  <wp:posOffset>130884</wp:posOffset>
                </wp:positionV>
                <wp:extent cx="1105786" cy="499730"/>
                <wp:effectExtent l="0" t="0" r="18415" b="15240"/>
                <wp:wrapNone/>
                <wp:docPr id="15" name="Rectangle 15"/>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15A5C" id="Rectangle 15" o:spid="_x0000_s1026" style="position:absolute;margin-left:171.8pt;margin-top:10.3pt;width:87.05pt;height:39.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5NklwIAAIY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IbuTZJcCAACGBQAADgAAAAAAAAAAAAAAAAAuAgAAZHJzL2Uy&#10;b0RvYy54bWxQSwECLQAUAAYACAAAACEAkcR/dOIAAAAJAQAADwAAAAAAAAAAAAAAAADxBAAAZHJz&#10;L2Rvd25yZXYueG1sUEsFBgAAAAAEAAQA8wAAAAAGAAAAAA==&#10;" filled="f" strokecolor="black [3213]" strokeweight="1pt"/>
            </w:pict>
          </mc:Fallback>
        </mc:AlternateContent>
      </w:r>
    </w:p>
    <w:p w:rsidR="001F53B2" w:rsidRDefault="001F53B2" w:rsidP="001F53B2">
      <w:pPr>
        <w:ind w:left="3600"/>
      </w:pPr>
      <w:r w:rsidRPr="001F53B2">
        <w:t>p*(1+r/100)^n</w:t>
      </w:r>
    </w:p>
    <w:p w:rsidR="002D07BE" w:rsidRDefault="002D07BE"/>
    <w:p w:rsidR="00F63854" w:rsidRDefault="001F53B2">
      <w:r>
        <w:tab/>
      </w:r>
      <w:r>
        <w:tab/>
        <w:t>where, P = Principal</w:t>
      </w:r>
    </w:p>
    <w:p w:rsidR="001F53B2" w:rsidRDefault="001F53B2">
      <w:r>
        <w:tab/>
      </w:r>
      <w:r>
        <w:tab/>
      </w:r>
      <w:r>
        <w:tab/>
        <w:t>r = rate of interest</w:t>
      </w:r>
    </w:p>
    <w:p w:rsidR="001F53B2" w:rsidRDefault="001F53B2">
      <w:r>
        <w:tab/>
      </w:r>
      <w:r>
        <w:tab/>
      </w:r>
      <w:r>
        <w:tab/>
        <w:t>n = frequency</w:t>
      </w:r>
      <w:r>
        <w:tab/>
      </w:r>
    </w:p>
    <w:p w:rsidR="001F53B2" w:rsidRDefault="001F53B2" w:rsidP="00D83D03">
      <w:pPr>
        <w:rPr>
          <w:b/>
          <w:u w:val="single"/>
        </w:rPr>
      </w:pPr>
    </w:p>
    <w:p w:rsidR="001F53B2" w:rsidDel="006F6B55" w:rsidRDefault="001F53B2" w:rsidP="00F05C35">
      <w:pPr>
        <w:rPr>
          <w:del w:id="2897" w:author="Gaurav Dutta" w:date="2016-03-02T20:22:00Z"/>
          <w:b/>
          <w:u w:val="single"/>
        </w:rPr>
      </w:pPr>
    </w:p>
    <w:p w:rsidR="006F6B55" w:rsidRDefault="006F6B55" w:rsidP="00D83D03">
      <w:pPr>
        <w:rPr>
          <w:ins w:id="2898" w:author="Gaurav Dutta" w:date="2016-03-02T20:27:00Z"/>
          <w:b/>
          <w:u w:val="single"/>
        </w:rPr>
      </w:pPr>
    </w:p>
    <w:p w:rsidR="006F6B55" w:rsidRDefault="006F6B55" w:rsidP="00D83D03">
      <w:pPr>
        <w:rPr>
          <w:ins w:id="2899" w:author="Gaurav Dutta" w:date="2016-03-02T20:27:00Z"/>
          <w:b/>
          <w:u w:val="single"/>
        </w:rPr>
      </w:pPr>
    </w:p>
    <w:p w:rsidR="006F6B55" w:rsidRDefault="006F6B55" w:rsidP="00D83D03">
      <w:pPr>
        <w:rPr>
          <w:ins w:id="2900" w:author="Gaurav Dutta" w:date="2016-03-02T20:27:00Z"/>
          <w:b/>
          <w:u w:val="single"/>
        </w:rPr>
      </w:pPr>
    </w:p>
    <w:p w:rsidR="006F6B55" w:rsidRDefault="006F6B55" w:rsidP="00D83D03">
      <w:pPr>
        <w:rPr>
          <w:ins w:id="2901" w:author="Gaurav Dutta" w:date="2016-03-02T20:27:00Z"/>
          <w:b/>
          <w:u w:val="single"/>
        </w:rPr>
      </w:pPr>
    </w:p>
    <w:p w:rsidR="006F6B55" w:rsidRDefault="006F6B55" w:rsidP="00D83D03">
      <w:pPr>
        <w:rPr>
          <w:ins w:id="2902" w:author="Gaurav Dutta" w:date="2016-03-02T20:27:00Z"/>
          <w:b/>
          <w:u w:val="single"/>
        </w:rPr>
      </w:pPr>
    </w:p>
    <w:p w:rsidR="006F6B55" w:rsidRDefault="006F6B55" w:rsidP="00D83D03">
      <w:pPr>
        <w:rPr>
          <w:ins w:id="2903" w:author="Gaurav Dutta" w:date="2016-03-02T20:27:00Z"/>
          <w:b/>
          <w:u w:val="single"/>
        </w:rPr>
      </w:pPr>
    </w:p>
    <w:p w:rsidR="006F6B55" w:rsidRDefault="006F6B55" w:rsidP="00D83D03">
      <w:pPr>
        <w:rPr>
          <w:ins w:id="2904" w:author="Gaurav Dutta" w:date="2016-03-02T20:27:00Z"/>
          <w:b/>
          <w:u w:val="single"/>
        </w:rPr>
      </w:pPr>
    </w:p>
    <w:p w:rsidR="006F6B55" w:rsidRDefault="006F6B55" w:rsidP="00D83D03">
      <w:pPr>
        <w:rPr>
          <w:ins w:id="2905" w:author="Gaurav Dutta" w:date="2016-03-02T20:27:00Z"/>
          <w:b/>
          <w:u w:val="single"/>
        </w:rPr>
      </w:pPr>
    </w:p>
    <w:p w:rsidR="006F6B55" w:rsidRDefault="006F6B55" w:rsidP="00D83D03">
      <w:pPr>
        <w:rPr>
          <w:ins w:id="2906" w:author="Gaurav Dutta" w:date="2016-03-02T20:27:00Z"/>
          <w:b/>
          <w:u w:val="single"/>
        </w:rPr>
      </w:pPr>
    </w:p>
    <w:p w:rsidR="006F6B55" w:rsidRDefault="006F6B55" w:rsidP="00D83D03">
      <w:pPr>
        <w:rPr>
          <w:ins w:id="2907" w:author="Gaurav Dutta" w:date="2016-03-02T20:27:00Z"/>
          <w:b/>
          <w:u w:val="single"/>
        </w:rPr>
      </w:pPr>
    </w:p>
    <w:p w:rsidR="006F6B55" w:rsidRDefault="006F6B55" w:rsidP="00D83D03">
      <w:pPr>
        <w:rPr>
          <w:ins w:id="2908" w:author="Gaurav Dutta" w:date="2016-03-02T20:27:00Z"/>
          <w:b/>
          <w:u w:val="single"/>
        </w:rPr>
      </w:pPr>
    </w:p>
    <w:p w:rsidR="006F6B55" w:rsidRDefault="006F6B55" w:rsidP="00D83D03">
      <w:pPr>
        <w:rPr>
          <w:ins w:id="2909" w:author="Gaurav Dutta" w:date="2016-03-02T20:27:00Z"/>
          <w:b/>
          <w:u w:val="single"/>
        </w:rPr>
      </w:pPr>
    </w:p>
    <w:p w:rsidR="006F6B55" w:rsidRDefault="006F6B55" w:rsidP="00D83D03">
      <w:pPr>
        <w:rPr>
          <w:ins w:id="2910" w:author="Gaurav Dutta" w:date="2016-03-02T20:27:00Z"/>
          <w:b/>
          <w:u w:val="single"/>
        </w:rPr>
      </w:pPr>
    </w:p>
    <w:p w:rsidR="006F6B55" w:rsidRDefault="006F6B55" w:rsidP="00D83D03">
      <w:pPr>
        <w:rPr>
          <w:ins w:id="2911" w:author="Gaurav Dutta" w:date="2016-03-02T20:27:00Z"/>
          <w:b/>
          <w:u w:val="single"/>
        </w:rPr>
      </w:pPr>
    </w:p>
    <w:p w:rsidR="006F6B55" w:rsidRDefault="006F6B55" w:rsidP="00D83D03">
      <w:pPr>
        <w:rPr>
          <w:ins w:id="2912" w:author="Gaurav Dutta" w:date="2016-03-02T20:27:00Z"/>
          <w:b/>
          <w:u w:val="single"/>
        </w:rPr>
      </w:pPr>
    </w:p>
    <w:p w:rsidR="006F6B55" w:rsidRPr="006F6B55" w:rsidRDefault="006F6B55">
      <w:pPr>
        <w:pStyle w:val="Heading2"/>
        <w:numPr>
          <w:ilvl w:val="1"/>
          <w:numId w:val="11"/>
        </w:numPr>
        <w:rPr>
          <w:ins w:id="2913" w:author="Gaurav Dutta" w:date="2016-03-02T20:27:00Z"/>
          <w:b/>
          <w:u w:val="single"/>
          <w:rPrChange w:id="2914" w:author="Gaurav Dutta" w:date="2016-03-02T20:28:00Z">
            <w:rPr>
              <w:ins w:id="2915" w:author="Gaurav Dutta" w:date="2016-03-02T20:27:00Z"/>
            </w:rPr>
          </w:rPrChange>
        </w:rPr>
        <w:pPrChange w:id="2916" w:author="Gaurav Dutta" w:date="2016-03-02T20:27:00Z">
          <w:pPr/>
        </w:pPrChange>
      </w:pPr>
      <w:bookmarkStart w:id="2917" w:name="_Toc444803919"/>
      <w:ins w:id="2918" w:author="Gaurav Dutta" w:date="2016-03-02T20:27:00Z">
        <w:r w:rsidRPr="006F6B55">
          <w:rPr>
            <w:b/>
            <w:sz w:val="22"/>
            <w:szCs w:val="22"/>
            <w:u w:val="single"/>
            <w:rPrChange w:id="2919" w:author="Gaurav Dutta" w:date="2016-03-02T20:28:00Z">
              <w:rPr>
                <w:b/>
                <w:u w:val="single"/>
              </w:rPr>
            </w:rPrChange>
          </w:rPr>
          <w:lastRenderedPageBreak/>
          <w:t>Rent Permission</w:t>
        </w:r>
      </w:ins>
      <w:ins w:id="2920" w:author="Gaurav Dutta" w:date="2016-03-02T20:37:00Z">
        <w:r w:rsidR="003C11B0">
          <w:rPr>
            <w:b/>
            <w:sz w:val="22"/>
            <w:szCs w:val="22"/>
            <w:u w:val="single"/>
          </w:rPr>
          <w:t xml:space="preserve"> Letter</w:t>
        </w:r>
      </w:ins>
      <w:bookmarkEnd w:id="2917"/>
    </w:p>
    <w:p w:rsidR="006F6B55" w:rsidRDefault="006F6B55" w:rsidP="00D83D03">
      <w:pPr>
        <w:rPr>
          <w:ins w:id="2921" w:author="Gaurav Dutta" w:date="2016-03-02T20:28:00Z"/>
          <w:b/>
          <w:u w:val="single"/>
        </w:rPr>
      </w:pPr>
    </w:p>
    <w:p w:rsidR="006F6B55" w:rsidRDefault="006F6B55" w:rsidP="00D83D03">
      <w:pPr>
        <w:rPr>
          <w:ins w:id="2922" w:author="Gaurav Dutta" w:date="2016-03-02T20:27:00Z"/>
          <w:b/>
          <w:u w:val="single"/>
        </w:rPr>
      </w:pPr>
      <w:ins w:id="2923" w:author="Gaurav Dutta" w:date="2016-03-02T20:28:00Z">
        <w:r>
          <w:rPr>
            <w:noProof/>
            <w:lang w:bidi="hi-IN"/>
          </w:rPr>
          <w:drawing>
            <wp:inline distT="0" distB="0" distL="0" distR="0">
              <wp:extent cx="6099175" cy="7893050"/>
              <wp:effectExtent l="19050" t="19050" r="15875" b="12700"/>
              <wp:docPr id="49" name="Picture 49" descr="C:\Users\gdutta\AppData\Local\Microsoft\Windows\Temporary Internet Files\Content.Word\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dutta\AppData\Local\Microsoft\Windows\Temporary Internet Files\Content.Word\Ren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ins>
    </w:p>
    <w:p w:rsidR="00D83D03" w:rsidDel="007305A5" w:rsidRDefault="00D83D03">
      <w:pPr>
        <w:rPr>
          <w:del w:id="2924" w:author="Gaurav Dutta" w:date="2016-03-02T20:22:00Z"/>
          <w:rFonts w:asciiTheme="majorHAnsi" w:eastAsiaTheme="majorEastAsia" w:hAnsiTheme="majorHAnsi" w:cstheme="majorBidi"/>
          <w:b/>
          <w:color w:val="2E74B5" w:themeColor="accent1" w:themeShade="BF"/>
          <w:u w:val="single"/>
        </w:rPr>
      </w:pPr>
    </w:p>
    <w:p w:rsidR="007305A5" w:rsidRDefault="007305A5">
      <w:pPr>
        <w:rPr>
          <w:ins w:id="2925" w:author="Gaurav Dutta" w:date="2016-03-02T20:33:00Z"/>
          <w:rFonts w:asciiTheme="majorHAnsi" w:eastAsiaTheme="majorEastAsia" w:hAnsiTheme="majorHAnsi" w:cstheme="majorBidi"/>
          <w:b/>
          <w:color w:val="2E74B5" w:themeColor="accent1" w:themeShade="BF"/>
          <w:u w:val="single"/>
        </w:rPr>
      </w:pPr>
    </w:p>
    <w:p w:rsidR="007305A5" w:rsidRPr="00BC4662" w:rsidRDefault="007305A5">
      <w:pPr>
        <w:pStyle w:val="Heading2"/>
        <w:numPr>
          <w:ilvl w:val="1"/>
          <w:numId w:val="11"/>
        </w:numPr>
        <w:rPr>
          <w:ins w:id="2926" w:author="Gaurav Dutta" w:date="2016-03-02T20:33:00Z"/>
          <w:b/>
          <w:sz w:val="22"/>
          <w:szCs w:val="22"/>
          <w:u w:val="single"/>
        </w:rPr>
        <w:pPrChange w:id="2927" w:author="Gaurav Dutta" w:date="2016-03-02T20:33:00Z">
          <w:pPr>
            <w:pStyle w:val="Heading2"/>
            <w:numPr>
              <w:numId w:val="50"/>
            </w:numPr>
            <w:ind w:left="1440" w:hanging="360"/>
          </w:pPr>
        </w:pPrChange>
      </w:pPr>
      <w:bookmarkStart w:id="2928" w:name="_Toc444803920"/>
      <w:ins w:id="2929" w:author="Gaurav Dutta" w:date="2016-03-02T20:33:00Z">
        <w:r>
          <w:rPr>
            <w:b/>
            <w:sz w:val="22"/>
            <w:szCs w:val="22"/>
            <w:u w:val="single"/>
          </w:rPr>
          <w:lastRenderedPageBreak/>
          <w:t>Transfer Memorandum</w:t>
        </w:r>
        <w:bookmarkEnd w:id="2928"/>
      </w:ins>
    </w:p>
    <w:p w:rsidR="007305A5" w:rsidRPr="007305A5" w:rsidRDefault="007305A5">
      <w:pPr>
        <w:rPr>
          <w:ins w:id="2930" w:author="Gaurav Dutta" w:date="2016-03-02T20:33:00Z"/>
          <w:rFonts w:asciiTheme="majorHAnsi" w:eastAsiaTheme="majorEastAsia" w:hAnsiTheme="majorHAnsi" w:cstheme="majorBidi"/>
          <w:b/>
          <w:color w:val="2E74B5" w:themeColor="accent1" w:themeShade="BF"/>
          <w:u w:val="single"/>
          <w:rPrChange w:id="2931" w:author="Gaurav Dutta" w:date="2016-03-02T20:33:00Z">
            <w:rPr>
              <w:ins w:id="2932" w:author="Gaurav Dutta" w:date="2016-03-02T20:33:00Z"/>
            </w:rPr>
          </w:rPrChange>
        </w:rPr>
      </w:pPr>
    </w:p>
    <w:p w:rsidR="007305A5" w:rsidRDefault="007305A5">
      <w:pPr>
        <w:rPr>
          <w:ins w:id="2933" w:author="Gaurav Dutta" w:date="2016-03-02T20:32:00Z"/>
        </w:rPr>
      </w:pPr>
    </w:p>
    <w:p w:rsidR="007305A5" w:rsidRDefault="007305A5" w:rsidP="002D07BE">
      <w:pPr>
        <w:rPr>
          <w:ins w:id="2934" w:author="Gaurav Dutta" w:date="2016-03-02T20:32:00Z"/>
        </w:rPr>
      </w:pPr>
      <w:ins w:id="2935" w:author="Gaurav Dutta" w:date="2016-03-02T20:32:00Z">
        <w:r>
          <w:rPr>
            <w:noProof/>
            <w:lang w:bidi="hi-IN"/>
          </w:rPr>
          <w:drawing>
            <wp:inline distT="0" distB="0" distL="0" distR="0">
              <wp:extent cx="6099175" cy="7893050"/>
              <wp:effectExtent l="19050" t="19050" r="15875" b="12700"/>
              <wp:docPr id="50" name="Picture 50" descr="C:\Users\gdutta\AppData\Local\Microsoft\Windows\Temporary Internet Files\Content.Word\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utta\AppData\Local\Microsoft\Windows\Temporary Internet Files\Content.Word\T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ins>
    </w:p>
    <w:p w:rsidR="007305A5" w:rsidRDefault="007305A5">
      <w:pPr>
        <w:pStyle w:val="Heading2"/>
        <w:numPr>
          <w:ilvl w:val="1"/>
          <w:numId w:val="11"/>
        </w:numPr>
        <w:rPr>
          <w:ins w:id="2936" w:author="Gaurav Dutta" w:date="2016-03-02T20:34:00Z"/>
          <w:b/>
          <w:sz w:val="22"/>
          <w:szCs w:val="22"/>
          <w:u w:val="single"/>
        </w:rPr>
        <w:pPrChange w:id="2937" w:author="Gaurav Dutta" w:date="2016-03-02T20:34:00Z">
          <w:pPr>
            <w:pStyle w:val="Heading2"/>
            <w:numPr>
              <w:numId w:val="51"/>
            </w:numPr>
            <w:ind w:left="1440" w:hanging="360"/>
          </w:pPr>
        </w:pPrChange>
      </w:pPr>
      <w:bookmarkStart w:id="2938" w:name="_Toc444803921"/>
      <w:ins w:id="2939" w:author="Gaurav Dutta" w:date="2016-03-02T20:34:00Z">
        <w:r>
          <w:rPr>
            <w:b/>
            <w:sz w:val="22"/>
            <w:szCs w:val="22"/>
            <w:u w:val="single"/>
          </w:rPr>
          <w:lastRenderedPageBreak/>
          <w:t>Mortgage Letter</w:t>
        </w:r>
        <w:bookmarkEnd w:id="2938"/>
      </w:ins>
    </w:p>
    <w:p w:rsidR="007305A5" w:rsidRDefault="007305A5">
      <w:pPr>
        <w:rPr>
          <w:ins w:id="2940" w:author="Gaurav Dutta" w:date="2016-03-02T20:34:00Z"/>
        </w:rPr>
        <w:pPrChange w:id="2941" w:author="Gaurav Dutta" w:date="2016-03-02T20:34:00Z">
          <w:pPr>
            <w:pStyle w:val="Heading2"/>
            <w:numPr>
              <w:numId w:val="51"/>
            </w:numPr>
            <w:ind w:left="1440" w:hanging="360"/>
          </w:pPr>
        </w:pPrChange>
      </w:pPr>
    </w:p>
    <w:p w:rsidR="007305A5" w:rsidRDefault="007305A5">
      <w:pPr>
        <w:rPr>
          <w:ins w:id="2942" w:author="Gaurav Dutta" w:date="2016-03-02T20:35:00Z"/>
        </w:rPr>
        <w:pPrChange w:id="2943" w:author="Gaurav Dutta" w:date="2016-03-02T20:34:00Z">
          <w:pPr>
            <w:pStyle w:val="Heading2"/>
            <w:numPr>
              <w:numId w:val="51"/>
            </w:numPr>
            <w:ind w:left="1440" w:hanging="360"/>
          </w:pPr>
        </w:pPrChange>
      </w:pPr>
      <w:ins w:id="2944" w:author="Gaurav Dutta" w:date="2016-03-02T20:34:00Z">
        <w:r>
          <w:rPr>
            <w:noProof/>
            <w:lang w:bidi="hi-IN"/>
          </w:rPr>
          <w:drawing>
            <wp:inline distT="0" distB="0" distL="0" distR="0">
              <wp:extent cx="6099175" cy="7893050"/>
              <wp:effectExtent l="19050" t="19050" r="15875" b="12700"/>
              <wp:docPr id="51" name="Picture 51" descr="C:\Users\gdutta\AppData\Local\Microsoft\Windows\Temporary Internet Files\Content.Word\m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AppData\Local\Microsoft\Windows\Temporary Internet Files\Content.Word\mo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ins>
    </w:p>
    <w:p w:rsidR="007305A5" w:rsidRDefault="007305A5">
      <w:pPr>
        <w:rPr>
          <w:ins w:id="2945" w:author="Gaurav Dutta" w:date="2016-03-02T20:35:00Z"/>
        </w:rPr>
        <w:pPrChange w:id="2946" w:author="Gaurav Dutta" w:date="2016-03-02T20:34:00Z">
          <w:pPr>
            <w:pStyle w:val="Heading2"/>
            <w:numPr>
              <w:numId w:val="51"/>
            </w:numPr>
            <w:ind w:left="1440" w:hanging="360"/>
          </w:pPr>
        </w:pPrChange>
      </w:pPr>
    </w:p>
    <w:p w:rsidR="007305A5" w:rsidRDefault="007305A5">
      <w:pPr>
        <w:pStyle w:val="Heading2"/>
        <w:numPr>
          <w:ilvl w:val="1"/>
          <w:numId w:val="11"/>
        </w:numPr>
        <w:rPr>
          <w:ins w:id="2947" w:author="Gaurav Dutta" w:date="2016-03-02T20:35:00Z"/>
          <w:b/>
          <w:sz w:val="22"/>
          <w:szCs w:val="22"/>
          <w:u w:val="single"/>
        </w:rPr>
        <w:pPrChange w:id="2948" w:author="Gaurav Dutta" w:date="2016-03-02T20:35:00Z">
          <w:pPr>
            <w:pStyle w:val="Heading2"/>
            <w:numPr>
              <w:numId w:val="52"/>
            </w:numPr>
            <w:ind w:left="1440" w:hanging="360"/>
          </w:pPr>
        </w:pPrChange>
      </w:pPr>
      <w:bookmarkStart w:id="2949" w:name="_Toc444803922"/>
      <w:ins w:id="2950" w:author="Gaurav Dutta" w:date="2016-03-02T20:35:00Z">
        <w:r>
          <w:rPr>
            <w:b/>
            <w:sz w:val="22"/>
            <w:szCs w:val="22"/>
            <w:u w:val="single"/>
          </w:rPr>
          <w:lastRenderedPageBreak/>
          <w:t>Functional Certificate</w:t>
        </w:r>
        <w:bookmarkEnd w:id="2949"/>
      </w:ins>
    </w:p>
    <w:p w:rsidR="007305A5" w:rsidRDefault="007305A5">
      <w:pPr>
        <w:rPr>
          <w:ins w:id="2951" w:author="Gaurav Dutta" w:date="2016-03-02T20:35:00Z"/>
        </w:rPr>
        <w:pPrChange w:id="2952" w:author="Gaurav Dutta" w:date="2016-03-02T20:35:00Z">
          <w:pPr>
            <w:pStyle w:val="Heading2"/>
            <w:numPr>
              <w:numId w:val="52"/>
            </w:numPr>
            <w:ind w:left="1440" w:hanging="360"/>
          </w:pPr>
        </w:pPrChange>
      </w:pPr>
    </w:p>
    <w:p w:rsidR="007305A5" w:rsidRPr="007305A5" w:rsidRDefault="007305A5">
      <w:pPr>
        <w:rPr>
          <w:ins w:id="2953" w:author="Gaurav Dutta" w:date="2016-03-02T20:35:00Z"/>
          <w:rPrChange w:id="2954" w:author="Gaurav Dutta" w:date="2016-03-02T20:35:00Z">
            <w:rPr>
              <w:ins w:id="2955" w:author="Gaurav Dutta" w:date="2016-03-02T20:35:00Z"/>
              <w:b/>
              <w:sz w:val="22"/>
              <w:szCs w:val="22"/>
              <w:u w:val="single"/>
            </w:rPr>
          </w:rPrChange>
        </w:rPr>
        <w:pPrChange w:id="2956" w:author="Gaurav Dutta" w:date="2016-03-02T20:35:00Z">
          <w:pPr>
            <w:pStyle w:val="Heading2"/>
            <w:numPr>
              <w:numId w:val="52"/>
            </w:numPr>
            <w:ind w:left="1440" w:hanging="360"/>
          </w:pPr>
        </w:pPrChange>
      </w:pPr>
      <w:ins w:id="2957" w:author="Gaurav Dutta" w:date="2016-03-02T20:35:00Z">
        <w:r>
          <w:rPr>
            <w:noProof/>
            <w:lang w:bidi="hi-IN"/>
          </w:rPr>
          <w:drawing>
            <wp:inline distT="0" distB="0" distL="0" distR="0">
              <wp:extent cx="6099175" cy="7893050"/>
              <wp:effectExtent l="19050" t="19050" r="15875" b="12700"/>
              <wp:docPr id="52" name="Picture 52" descr="C:\Users\gdutta\AppData\Local\Microsoft\Windows\Temporary Internet Files\Content.Word\func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AppData\Local\Microsoft\Windows\Temporary Internet Files\Content.Word\functional.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ins>
    </w:p>
    <w:p w:rsidR="00D83D03" w:rsidDel="009D15A1" w:rsidRDefault="00D83D03" w:rsidP="00F05C35">
      <w:pPr>
        <w:rPr>
          <w:del w:id="2958" w:author="Gaurav Dutta" w:date="2016-03-02T20:22:00Z"/>
        </w:rPr>
      </w:pPr>
    </w:p>
    <w:p w:rsidR="009D15A1" w:rsidRDefault="009D15A1" w:rsidP="002D07BE">
      <w:pPr>
        <w:rPr>
          <w:ins w:id="2959" w:author="Gaurav Dutta" w:date="2016-03-02T20:43:00Z"/>
        </w:rPr>
      </w:pPr>
    </w:p>
    <w:p w:rsidR="009D15A1" w:rsidRDefault="009D15A1">
      <w:pPr>
        <w:pStyle w:val="Heading2"/>
        <w:numPr>
          <w:ilvl w:val="1"/>
          <w:numId w:val="11"/>
        </w:numPr>
        <w:rPr>
          <w:ins w:id="2960" w:author="Gaurav Dutta" w:date="2016-03-02T20:43:00Z"/>
          <w:b/>
          <w:sz w:val="22"/>
          <w:szCs w:val="22"/>
          <w:u w:val="single"/>
        </w:rPr>
        <w:pPrChange w:id="2961" w:author="Gaurav Dutta" w:date="2016-03-02T20:43:00Z">
          <w:pPr>
            <w:pStyle w:val="Heading2"/>
            <w:numPr>
              <w:numId w:val="53"/>
            </w:numPr>
            <w:ind w:left="1440" w:hanging="360"/>
          </w:pPr>
        </w:pPrChange>
      </w:pPr>
      <w:bookmarkStart w:id="2962" w:name="_Toc444803923"/>
      <w:ins w:id="2963" w:author="Gaurav Dutta" w:date="2016-03-02T20:43:00Z">
        <w:r>
          <w:rPr>
            <w:b/>
            <w:sz w:val="22"/>
            <w:szCs w:val="22"/>
            <w:u w:val="single"/>
          </w:rPr>
          <w:lastRenderedPageBreak/>
          <w:t xml:space="preserve">Change in </w:t>
        </w:r>
      </w:ins>
      <w:ins w:id="2964" w:author="Gaurav Dutta" w:date="2016-03-02T20:44:00Z">
        <w:r>
          <w:rPr>
            <w:b/>
            <w:sz w:val="22"/>
            <w:szCs w:val="22"/>
            <w:u w:val="single"/>
          </w:rPr>
          <w:t>Constitution</w:t>
        </w:r>
      </w:ins>
      <w:ins w:id="2965" w:author="Gaurav Dutta" w:date="2016-03-02T20:43:00Z">
        <w:r>
          <w:rPr>
            <w:b/>
            <w:sz w:val="22"/>
            <w:szCs w:val="22"/>
            <w:u w:val="single"/>
          </w:rPr>
          <w:t xml:space="preserve"> (CIC) Letter</w:t>
        </w:r>
        <w:bookmarkEnd w:id="2962"/>
      </w:ins>
    </w:p>
    <w:p w:rsidR="009D15A1" w:rsidRDefault="009D15A1" w:rsidP="002D07BE">
      <w:pPr>
        <w:rPr>
          <w:ins w:id="2966" w:author="Gaurav Dutta" w:date="2016-03-02T20:43:00Z"/>
        </w:rPr>
      </w:pPr>
    </w:p>
    <w:p w:rsidR="009D15A1" w:rsidRDefault="009D15A1" w:rsidP="002D07BE">
      <w:pPr>
        <w:rPr>
          <w:ins w:id="2967" w:author="Gaurav Dutta" w:date="2016-03-02T20:49:00Z"/>
        </w:rPr>
      </w:pPr>
      <w:ins w:id="2968" w:author="Gaurav Dutta" w:date="2016-03-02T20:44:00Z">
        <w:r>
          <w:rPr>
            <w:noProof/>
            <w:lang w:bidi="hi-IN"/>
          </w:rPr>
          <w:drawing>
            <wp:inline distT="0" distB="0" distL="0" distR="0">
              <wp:extent cx="6099175" cy="7893050"/>
              <wp:effectExtent l="19050" t="19050" r="15875" b="12700"/>
              <wp:docPr id="53" name="Picture 53" descr="C:\Users\gdutta\AppData\Local\Microsoft\Windows\Temporary Internet Files\Content.Word\C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AppData\Local\Microsoft\Windows\Temporary Internet Files\Content.Word\CI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ins>
    </w:p>
    <w:p w:rsidR="006F7BF8" w:rsidRDefault="006F7BF8" w:rsidP="002D07BE">
      <w:pPr>
        <w:rPr>
          <w:ins w:id="2969" w:author="Gaurav Dutta" w:date="2016-03-02T20:49:00Z"/>
        </w:rPr>
      </w:pPr>
    </w:p>
    <w:p w:rsidR="006F7BF8" w:rsidRPr="006F7BF8" w:rsidRDefault="006F7BF8">
      <w:pPr>
        <w:pStyle w:val="Heading2"/>
        <w:numPr>
          <w:ilvl w:val="1"/>
          <w:numId w:val="11"/>
        </w:numPr>
        <w:rPr>
          <w:ins w:id="2970" w:author="Gaurav Dutta" w:date="2016-03-02T20:49:00Z"/>
          <w:b/>
          <w:u w:val="single"/>
          <w:rPrChange w:id="2971" w:author="Gaurav Dutta" w:date="2016-03-02T20:49:00Z">
            <w:rPr>
              <w:ins w:id="2972" w:author="Gaurav Dutta" w:date="2016-03-02T20:49:00Z"/>
            </w:rPr>
          </w:rPrChange>
        </w:rPr>
        <w:pPrChange w:id="2973" w:author="Gaurav Dutta" w:date="2016-03-02T20:49:00Z">
          <w:pPr/>
        </w:pPrChange>
      </w:pPr>
      <w:bookmarkStart w:id="2974" w:name="_Toc444803924"/>
      <w:ins w:id="2975" w:author="Gaurav Dutta" w:date="2016-03-02T20:49:00Z">
        <w:r w:rsidRPr="006F7BF8">
          <w:rPr>
            <w:b/>
            <w:sz w:val="22"/>
            <w:szCs w:val="22"/>
            <w:u w:val="single"/>
            <w:rPrChange w:id="2976" w:author="Gaurav Dutta" w:date="2016-03-02T20:49:00Z">
              <w:rPr/>
            </w:rPrChange>
          </w:rPr>
          <w:lastRenderedPageBreak/>
          <w:t>Possession Letter</w:t>
        </w:r>
        <w:bookmarkEnd w:id="2974"/>
      </w:ins>
    </w:p>
    <w:p w:rsidR="006F7BF8" w:rsidRDefault="006F7BF8" w:rsidP="002D07BE">
      <w:pPr>
        <w:rPr>
          <w:ins w:id="2977" w:author="Gaurav Dutta" w:date="2016-03-02T20:43:00Z"/>
        </w:rPr>
      </w:pPr>
    </w:p>
    <w:p w:rsidR="00D83D03" w:rsidDel="00115AF1" w:rsidRDefault="006F7BF8" w:rsidP="002D07BE">
      <w:pPr>
        <w:rPr>
          <w:del w:id="2978" w:author="Gaurav Dutta" w:date="2016-03-02T20:22:00Z"/>
        </w:rPr>
      </w:pPr>
      <w:ins w:id="2979" w:author="Gaurav Dutta" w:date="2016-03-02T20:49:00Z">
        <w:r>
          <w:rPr>
            <w:noProof/>
            <w:lang w:bidi="hi-IN"/>
          </w:rPr>
          <w:drawing>
            <wp:inline distT="0" distB="0" distL="0" distR="0">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ins>
    </w:p>
    <w:p w:rsidR="00D83D03" w:rsidDel="00115AF1" w:rsidRDefault="00D83D03" w:rsidP="002D07BE">
      <w:pPr>
        <w:rPr>
          <w:del w:id="2980" w:author="Gaurav Dutta" w:date="2016-03-02T20:22:00Z"/>
        </w:rPr>
      </w:pPr>
    </w:p>
    <w:p w:rsidR="00D83D03" w:rsidDel="00115AF1" w:rsidRDefault="00D83D03" w:rsidP="002D07BE">
      <w:pPr>
        <w:rPr>
          <w:del w:id="2981" w:author="Gaurav Dutta" w:date="2016-03-02T20:22:00Z"/>
        </w:rPr>
      </w:pPr>
    </w:p>
    <w:p w:rsidR="00D83D03" w:rsidDel="00115AF1" w:rsidRDefault="00D83D03" w:rsidP="002D07BE">
      <w:pPr>
        <w:rPr>
          <w:del w:id="2982" w:author="Gaurav Dutta" w:date="2016-03-02T20:22:00Z"/>
        </w:rPr>
      </w:pPr>
    </w:p>
    <w:p w:rsidR="00D83D03" w:rsidDel="00115AF1" w:rsidRDefault="00D83D03" w:rsidP="002D07BE">
      <w:pPr>
        <w:rPr>
          <w:del w:id="2983" w:author="Gaurav Dutta" w:date="2016-03-02T20:22:00Z"/>
        </w:rPr>
      </w:pPr>
    </w:p>
    <w:p w:rsidR="00D83D03" w:rsidDel="00115AF1" w:rsidRDefault="00D83D03" w:rsidP="002D07BE">
      <w:pPr>
        <w:rPr>
          <w:del w:id="2984" w:author="Gaurav Dutta" w:date="2016-03-02T20:22:00Z"/>
        </w:rPr>
      </w:pPr>
    </w:p>
    <w:p w:rsidR="00D83D03" w:rsidDel="00115AF1" w:rsidRDefault="00D83D03" w:rsidP="002D07BE">
      <w:pPr>
        <w:rPr>
          <w:del w:id="2985" w:author="Gaurav Dutta" w:date="2016-03-02T20:22:00Z"/>
        </w:rPr>
      </w:pPr>
    </w:p>
    <w:p w:rsidR="00D83D03" w:rsidDel="00115AF1" w:rsidRDefault="00D83D03" w:rsidP="002D07BE">
      <w:pPr>
        <w:rPr>
          <w:del w:id="2986" w:author="Gaurav Dutta" w:date="2016-03-02T20:22:00Z"/>
        </w:rPr>
      </w:pPr>
    </w:p>
    <w:p w:rsidR="00D83D03" w:rsidDel="00115AF1" w:rsidRDefault="00D83D03" w:rsidP="002D07BE">
      <w:pPr>
        <w:rPr>
          <w:del w:id="2987" w:author="Gaurav Dutta" w:date="2016-03-02T20:22:00Z"/>
        </w:rPr>
      </w:pPr>
    </w:p>
    <w:p w:rsidR="00D83D03" w:rsidDel="00115AF1" w:rsidRDefault="00D83D03" w:rsidP="002D07BE">
      <w:pPr>
        <w:rPr>
          <w:del w:id="2988" w:author="Gaurav Dutta" w:date="2016-03-02T20:22:00Z"/>
        </w:rPr>
      </w:pPr>
    </w:p>
    <w:p w:rsidR="00AE51A9" w:rsidRPr="00AE51A9" w:rsidDel="00115AF1" w:rsidRDefault="00AE51A9" w:rsidP="00AE51A9">
      <w:pPr>
        <w:pStyle w:val="ListParagraph"/>
        <w:ind w:left="1170"/>
        <w:jc w:val="both"/>
        <w:rPr>
          <w:del w:id="2989" w:author="Gaurav Dutta" w:date="2016-03-02T20:22:00Z"/>
          <w:bCs/>
          <w:color w:val="000000"/>
        </w:rPr>
      </w:pPr>
    </w:p>
    <w:p w:rsidR="005F02F5" w:rsidDel="00115AF1" w:rsidRDefault="00E107EE" w:rsidP="008F19E4">
      <w:pPr>
        <w:pStyle w:val="Heading3"/>
        <w:numPr>
          <w:ilvl w:val="1"/>
          <w:numId w:val="28"/>
        </w:numPr>
        <w:rPr>
          <w:del w:id="2990" w:author="Gaurav Dutta" w:date="2016-03-02T20:22:00Z"/>
          <w:moveFrom w:id="2991" w:author="Gaurav Dutta" w:date="2016-03-02T20:13:00Z"/>
          <w:b/>
        </w:rPr>
      </w:pPr>
      <w:moveFromRangeStart w:id="2992" w:author="Gaurav Dutta" w:date="2016-03-02T20:13:00Z" w:name="move444712954"/>
      <w:moveFrom w:id="2993" w:author="Gaurav Dutta" w:date="2016-03-02T20:13:00Z">
        <w:del w:id="2994" w:author="Gaurav Dutta" w:date="2016-03-02T20:22:00Z">
          <w:r w:rsidRPr="00E107EE" w:rsidDel="00115AF1">
            <w:rPr>
              <w:b/>
            </w:rPr>
            <w:delText>Miscellaneous</w:delText>
          </w:r>
          <w:r w:rsidDel="00115AF1">
            <w:rPr>
              <w:b/>
            </w:rPr>
            <w:delText xml:space="preserve"> </w:delText>
          </w:r>
        </w:del>
      </w:moveFrom>
    </w:p>
    <w:p w:rsidR="00E107EE" w:rsidRPr="00AE51A9" w:rsidDel="00115AF1" w:rsidRDefault="00E107EE" w:rsidP="00AE51A9">
      <w:pPr>
        <w:jc w:val="both"/>
        <w:rPr>
          <w:del w:id="2995" w:author="Gaurav Dutta" w:date="2016-03-02T20:22:00Z"/>
          <w:moveFrom w:id="2996" w:author="Gaurav Dutta" w:date="2016-03-02T20:13:00Z"/>
          <w:bCs/>
          <w:color w:val="000000"/>
        </w:rPr>
      </w:pPr>
      <w:moveFrom w:id="2997" w:author="Gaurav Dutta" w:date="2016-03-02T20:13:00Z">
        <w:del w:id="2998" w:author="Gaurav Dutta" w:date="2016-03-02T20:22:00Z">
          <w:r w:rsidRPr="00AE51A9" w:rsidDel="00115AF1">
            <w:rPr>
              <w:bCs/>
              <w:color w:val="000000"/>
            </w:rPr>
            <w:delText>It is mandatory to get the lease deed executed for property after allotment is ma</w:delText>
          </w:r>
          <w:r w:rsidR="00DE4490" w:rsidDel="00115AF1">
            <w:rPr>
              <w:bCs/>
              <w:color w:val="000000"/>
            </w:rPr>
            <w:delText xml:space="preserve">de within a stipulated </w:delText>
          </w:r>
          <w:r w:rsidR="007978A8" w:rsidDel="00115AF1">
            <w:rPr>
              <w:bCs/>
              <w:color w:val="000000"/>
            </w:rPr>
            <w:delText>ti</w:delText>
          </w:r>
          <w:r w:rsidR="00DE4490" w:rsidDel="00115AF1">
            <w:rPr>
              <w:bCs/>
              <w:color w:val="000000"/>
            </w:rPr>
            <w:delText>me-frame (Currently 30 days)</w:delText>
          </w:r>
          <w:r w:rsidRPr="00AE51A9" w:rsidDel="00115AF1">
            <w:rPr>
              <w:bCs/>
              <w:color w:val="000000"/>
            </w:rPr>
            <w:delText>.</w:delText>
          </w:r>
        </w:del>
      </w:moveFrom>
    </w:p>
    <w:p w:rsidR="00E107EE" w:rsidRPr="00AE51A9" w:rsidDel="00115AF1" w:rsidRDefault="00AE51A9" w:rsidP="00AE51A9">
      <w:pPr>
        <w:jc w:val="both"/>
        <w:rPr>
          <w:del w:id="2999" w:author="Gaurav Dutta" w:date="2016-03-02T20:22:00Z"/>
          <w:moveFrom w:id="3000" w:author="Gaurav Dutta" w:date="2016-03-02T20:13:00Z"/>
          <w:bCs/>
          <w:color w:val="000000"/>
        </w:rPr>
      </w:pPr>
      <w:moveFrom w:id="3001" w:author="Gaurav Dutta" w:date="2016-03-02T20:13:00Z">
        <w:del w:id="3002" w:author="Gaurav Dutta" w:date="2016-03-02T20:22:00Z">
          <w:r w:rsidDel="00115AF1">
            <w:rPr>
              <w:bCs/>
              <w:noProof/>
              <w:color w:val="000000"/>
              <w:lang w:bidi="hi-IN"/>
            </w:rPr>
            <mc:AlternateContent>
              <mc:Choice Requires="wps">
                <w:drawing>
                  <wp:anchor distT="0" distB="0" distL="114300" distR="114300" simplePos="0" relativeHeight="251670528" behindDoc="0" locked="0" layoutInCell="1" allowOverlap="1" wp14:anchorId="4117605A" wp14:editId="38D832F0">
                    <wp:simplePos x="0" y="0"/>
                    <wp:positionH relativeFrom="margin">
                      <wp:align>center</wp:align>
                    </wp:positionH>
                    <wp:positionV relativeFrom="paragraph">
                      <wp:posOffset>257175</wp:posOffset>
                    </wp:positionV>
                    <wp:extent cx="5390456" cy="382772"/>
                    <wp:effectExtent l="0" t="0" r="20320" b="17780"/>
                    <wp:wrapNone/>
                    <wp:docPr id="14" name="Rectangle 14"/>
                    <wp:cNvGraphicFramePr/>
                    <a:graphic xmlns:a="http://schemas.openxmlformats.org/drawingml/2006/main">
                      <a:graphicData uri="http://schemas.microsoft.com/office/word/2010/wordprocessingShape">
                        <wps:wsp>
                          <wps:cNvSpPr/>
                          <wps:spPr>
                            <a:xfrm>
                              <a:off x="0" y="0"/>
                              <a:ext cx="5390456" cy="382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58DE26" id="Rectangle 14" o:spid="_x0000_s1026" style="position:absolute;margin-left:0;margin-top:20.25pt;width:424.45pt;height:30.15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" filled="f" strokecolor="#1f4d78 [1604]" strokeweight="1pt">
                    <w10:wrap anchorx="margin"/>
                  </v:rect>
                </w:pict>
              </mc:Fallback>
            </mc:AlternateContent>
          </w:r>
          <w:r w:rsidR="00E107EE" w:rsidRPr="00AE51A9" w:rsidDel="00115AF1">
            <w:rPr>
              <w:bCs/>
              <w:color w:val="000000"/>
            </w:rPr>
            <w:delText>Post that</w:delText>
          </w:r>
          <w:r w:rsidRPr="00AE51A9" w:rsidDel="00115AF1">
            <w:rPr>
              <w:bCs/>
              <w:color w:val="000000"/>
            </w:rPr>
            <w:delText>,</w:delText>
          </w:r>
          <w:r w:rsidR="00E107EE" w:rsidRPr="00AE51A9" w:rsidDel="00115AF1">
            <w:rPr>
              <w:bCs/>
              <w:color w:val="000000"/>
            </w:rPr>
            <w:delText xml:space="preserve"> penalties </w:delText>
          </w:r>
          <w:r w:rsidR="00DE4490" w:rsidDel="00115AF1">
            <w:rPr>
              <w:bCs/>
              <w:color w:val="000000"/>
            </w:rPr>
            <w:delText>will be levied on</w:delText>
          </w:r>
          <w:r w:rsidR="00E107EE" w:rsidRPr="00AE51A9" w:rsidDel="00115AF1">
            <w:rPr>
              <w:bCs/>
              <w:color w:val="000000"/>
            </w:rPr>
            <w:delText xml:space="preserve"> the citizen based on the</w:delText>
          </w:r>
          <w:r w:rsidDel="00115AF1">
            <w:rPr>
              <w:bCs/>
              <w:color w:val="000000"/>
            </w:rPr>
            <w:delText xml:space="preserve"> below</w:delText>
          </w:r>
          <w:r w:rsidR="00E107EE" w:rsidRPr="00AE51A9" w:rsidDel="00115AF1">
            <w:rPr>
              <w:bCs/>
              <w:color w:val="000000"/>
            </w:rPr>
            <w:delText xml:space="preserve"> f</w:delText>
          </w:r>
          <w:r w:rsidDel="00115AF1">
            <w:rPr>
              <w:bCs/>
              <w:color w:val="000000"/>
            </w:rPr>
            <w:delText xml:space="preserve">ormula:    </w:delText>
          </w:r>
        </w:del>
      </w:moveFrom>
    </w:p>
    <w:p w:rsidR="00E107EE" w:rsidRPr="00AE51A9" w:rsidDel="00115AF1" w:rsidRDefault="00AE51A9" w:rsidP="00586E92">
      <w:pPr>
        <w:pStyle w:val="NoSpacing"/>
        <w:rPr>
          <w:del w:id="3003" w:author="Gaurav Dutta" w:date="2016-03-02T20:22:00Z"/>
          <w:moveFrom w:id="3004" w:author="Gaurav Dutta" w:date="2016-03-02T20:13:00Z"/>
          <w:b/>
        </w:rPr>
      </w:pPr>
      <w:moveFrom w:id="3005" w:author="Gaurav Dutta" w:date="2016-03-02T20:13:00Z">
        <w:del w:id="3006" w:author="Gaurav Dutta" w:date="2016-03-02T20:22:00Z">
          <w:r w:rsidDel="00115AF1">
            <w:delText xml:space="preserve">              </w:delText>
          </w:r>
          <w:r w:rsidRPr="00AE51A9" w:rsidDel="00115AF1">
            <w:rPr>
              <w:b/>
            </w:rPr>
            <w:delText>Penalties</w:delText>
          </w:r>
          <w:r w:rsidDel="00115AF1">
            <w:delText xml:space="preserve"> = </w:delText>
          </w:r>
          <w:r w:rsidR="00586E92" w:rsidDel="00115AF1">
            <w:rPr>
              <w:b/>
            </w:rPr>
            <w:delText>[</w:delText>
          </w:r>
          <w:r w:rsidR="00586E92" w:rsidRPr="00586E92" w:rsidDel="00115AF1">
            <w:rPr>
              <w:b/>
            </w:rPr>
            <w:delText>(One Year Lease Rent)/365) * no of default days +one year lease rent</w:delText>
          </w:r>
          <w:r w:rsidR="00586E92" w:rsidDel="00115AF1">
            <w:rPr>
              <w:b/>
            </w:rPr>
            <w:delText>]</w:delText>
          </w:r>
        </w:del>
      </w:moveFrom>
    </w:p>
    <w:moveFromRangeEnd w:id="2992"/>
    <w:p w:rsidR="00AE51A9" w:rsidDel="00115AF1" w:rsidRDefault="00AE51A9" w:rsidP="002D07BE">
      <w:pPr>
        <w:pStyle w:val="ListParagraph"/>
        <w:ind w:left="1440"/>
        <w:jc w:val="both"/>
        <w:rPr>
          <w:del w:id="3007" w:author="Gaurav Dutta" w:date="2016-03-02T20:22:00Z"/>
          <w:bCs/>
          <w:color w:val="000000"/>
        </w:rPr>
      </w:pPr>
    </w:p>
    <w:p w:rsidR="004D2740" w:rsidDel="00115AF1" w:rsidRDefault="004D2740" w:rsidP="00AE51A9">
      <w:pPr>
        <w:jc w:val="both"/>
        <w:rPr>
          <w:del w:id="3008" w:author="Gaurav Dutta" w:date="2016-03-02T20:22:00Z"/>
          <w:bCs/>
          <w:color w:val="000000"/>
        </w:rPr>
      </w:pPr>
    </w:p>
    <w:p w:rsidR="002D07BE" w:rsidRPr="00E107EE" w:rsidDel="00115AF1" w:rsidRDefault="002D07BE" w:rsidP="00E107EE">
      <w:pPr>
        <w:pStyle w:val="ListParagraph"/>
        <w:ind w:left="1440"/>
        <w:jc w:val="both"/>
        <w:rPr>
          <w:del w:id="3009" w:author="Gaurav Dutta" w:date="2016-03-02T20:22:00Z"/>
          <w:bCs/>
          <w:color w:val="000000"/>
        </w:rPr>
      </w:pPr>
    </w:p>
    <w:p w:rsidR="00E107EE" w:rsidRPr="00E107EE" w:rsidDel="00115AF1" w:rsidRDefault="00E107EE" w:rsidP="00E107EE">
      <w:pPr>
        <w:rPr>
          <w:del w:id="3010" w:author="Gaurav Dutta" w:date="2016-03-02T20:22:00Z"/>
        </w:rPr>
      </w:pPr>
    </w:p>
    <w:p w:rsidR="005F02F5" w:rsidRPr="005F02F5" w:rsidDel="00115AF1" w:rsidRDefault="005F02F5" w:rsidP="00F05C35">
      <w:pPr>
        <w:rPr>
          <w:del w:id="3011" w:author="Gaurav Dutta" w:date="2016-03-02T20:22:00Z"/>
          <w:b/>
        </w:rPr>
      </w:pPr>
    </w:p>
    <w:p w:rsidR="005F02F5" w:rsidDel="00115AF1" w:rsidRDefault="005F02F5" w:rsidP="00F05C35">
      <w:pPr>
        <w:rPr>
          <w:del w:id="3012" w:author="Gaurav Dutta" w:date="2016-03-02T20:22:00Z"/>
        </w:rPr>
      </w:pPr>
    </w:p>
    <w:p w:rsidR="002117EA" w:rsidDel="00115AF1" w:rsidRDefault="002117EA" w:rsidP="00F05C35">
      <w:pPr>
        <w:rPr>
          <w:del w:id="3013" w:author="Gaurav Dutta" w:date="2016-03-02T20:22:00Z"/>
        </w:rPr>
      </w:pPr>
    </w:p>
    <w:p w:rsidR="002117EA" w:rsidDel="00115AF1" w:rsidRDefault="002117EA" w:rsidP="00F05C35">
      <w:pPr>
        <w:rPr>
          <w:del w:id="3014" w:author="Gaurav Dutta" w:date="2016-03-02T20:22:00Z"/>
        </w:rPr>
      </w:pPr>
    </w:p>
    <w:p w:rsidR="002117EA" w:rsidDel="00115AF1" w:rsidRDefault="002117EA" w:rsidP="00F05C35">
      <w:pPr>
        <w:rPr>
          <w:del w:id="3015" w:author="Gaurav Dutta" w:date="2016-03-02T20:22:00Z"/>
        </w:rPr>
      </w:pPr>
    </w:p>
    <w:p w:rsidR="002117EA" w:rsidDel="00115AF1" w:rsidRDefault="002117EA" w:rsidP="00F05C35">
      <w:pPr>
        <w:rPr>
          <w:del w:id="3016" w:author="Gaurav Dutta" w:date="2016-03-02T20:22:00Z"/>
        </w:rPr>
      </w:pPr>
    </w:p>
    <w:p w:rsidR="002117EA" w:rsidDel="00115AF1" w:rsidRDefault="002117EA" w:rsidP="00F05C35">
      <w:pPr>
        <w:rPr>
          <w:del w:id="3017" w:author="Gaurav Dutta" w:date="2016-03-02T20:22:00Z"/>
        </w:rPr>
      </w:pPr>
    </w:p>
    <w:p w:rsidR="002117EA" w:rsidDel="00115AF1" w:rsidRDefault="002117EA" w:rsidP="00F05C35">
      <w:pPr>
        <w:rPr>
          <w:del w:id="3018" w:author="Gaurav Dutta" w:date="2016-03-02T20:22:00Z"/>
        </w:rPr>
      </w:pPr>
    </w:p>
    <w:p w:rsidR="002117EA" w:rsidDel="00115AF1" w:rsidRDefault="002117EA" w:rsidP="00F05C35">
      <w:pPr>
        <w:rPr>
          <w:del w:id="3019" w:author="Gaurav Dutta" w:date="2016-03-02T20:22:00Z"/>
        </w:rPr>
      </w:pPr>
    </w:p>
    <w:p w:rsidR="009447BF" w:rsidDel="00115AF1" w:rsidRDefault="009447BF" w:rsidP="00F05C35">
      <w:pPr>
        <w:rPr>
          <w:del w:id="3020" w:author="Gaurav Dutta" w:date="2016-03-02T20:22:00Z"/>
        </w:rPr>
      </w:pPr>
    </w:p>
    <w:p w:rsidR="009447BF" w:rsidDel="00115AF1" w:rsidRDefault="009447BF" w:rsidP="00F05C35">
      <w:pPr>
        <w:rPr>
          <w:del w:id="3021" w:author="Gaurav Dutta" w:date="2016-03-02T20:22:00Z"/>
        </w:rPr>
      </w:pPr>
    </w:p>
    <w:p w:rsidR="009447BF" w:rsidDel="00115AF1" w:rsidRDefault="009447BF" w:rsidP="00F05C35">
      <w:pPr>
        <w:rPr>
          <w:del w:id="3022" w:author="Gaurav Dutta" w:date="2016-03-02T20:22:00Z"/>
        </w:rPr>
      </w:pPr>
    </w:p>
    <w:p w:rsidR="009447BF" w:rsidRDefault="009447BF" w:rsidP="00F05C35"/>
    <w:sectPr w:rsidR="009447BF"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1CA1" w:rsidRDefault="00C21CA1" w:rsidP="00064D89">
      <w:pPr>
        <w:spacing w:after="0" w:line="240" w:lineRule="auto"/>
      </w:pPr>
      <w:r>
        <w:separator/>
      </w:r>
    </w:p>
  </w:endnote>
  <w:endnote w:type="continuationSeparator" w:id="0">
    <w:p w:rsidR="00C21CA1" w:rsidRDefault="00C21CA1"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2521934"/>
      <w:docPartObj>
        <w:docPartGallery w:val="Page Numbers (Bottom of Page)"/>
        <w:docPartUnique/>
      </w:docPartObj>
    </w:sdtPr>
    <w:sdtEndPr>
      <w:rPr>
        <w:noProof/>
      </w:rPr>
    </w:sdtEndPr>
    <w:sdtContent>
      <w:p w:rsidR="005F4CC3" w:rsidRDefault="005F4CC3">
        <w:pPr>
          <w:pStyle w:val="Footer"/>
          <w:jc w:val="right"/>
        </w:pPr>
        <w:r>
          <w:fldChar w:fldCharType="begin"/>
        </w:r>
        <w:r>
          <w:instrText xml:space="preserve"> PAGE   \* MERGEFORMAT </w:instrText>
        </w:r>
        <w:r>
          <w:fldChar w:fldCharType="separate"/>
        </w:r>
        <w:r w:rsidR="00B23B52">
          <w:rPr>
            <w:noProof/>
          </w:rPr>
          <w:t>36</w:t>
        </w:r>
        <w:r>
          <w:rPr>
            <w:noProof/>
          </w:rPr>
          <w:fldChar w:fldCharType="end"/>
        </w:r>
      </w:p>
    </w:sdtContent>
  </w:sdt>
  <w:p w:rsidR="005F4CC3" w:rsidRDefault="005F4CC3"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1CA1" w:rsidRDefault="00C21CA1" w:rsidP="00064D89">
      <w:pPr>
        <w:spacing w:after="0" w:line="240" w:lineRule="auto"/>
      </w:pPr>
      <w:r>
        <w:separator/>
      </w:r>
    </w:p>
  </w:footnote>
  <w:footnote w:type="continuationSeparator" w:id="0">
    <w:p w:rsidR="00C21CA1" w:rsidRDefault="00C21CA1"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4CC3" w:rsidRDefault="005F4CC3">
    <w:pPr>
      <w:pStyle w:val="Header"/>
    </w:pPr>
    <w:r>
      <w:t>North Shore Technologies</w:t>
    </w:r>
    <w:r>
      <w:tab/>
    </w:r>
    <w:r>
      <w:tab/>
      <w:t>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E65CA"/>
    <w:multiLevelType w:val="hybridMultilevel"/>
    <w:tmpl w:val="A88EBA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E929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B92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5BD60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5" w15:restartNumberingAfterBreak="0">
    <w:nsid w:val="075610D6"/>
    <w:multiLevelType w:val="hybridMultilevel"/>
    <w:tmpl w:val="555AB4C0"/>
    <w:lvl w:ilvl="0" w:tplc="04090019">
      <w:start w:val="1"/>
      <w:numFmt w:val="lowerLetter"/>
      <w:lvlText w:val="%1."/>
      <w:lvlJc w:val="left"/>
      <w:pPr>
        <w:ind w:left="144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6" w15:restartNumberingAfterBreak="0">
    <w:nsid w:val="082069C6"/>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3522F9"/>
    <w:multiLevelType w:val="hybridMultilevel"/>
    <w:tmpl w:val="E60CE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8C459C"/>
    <w:multiLevelType w:val="multilevel"/>
    <w:tmpl w:val="088A0BD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5BA3D60"/>
    <w:multiLevelType w:val="hybridMultilevel"/>
    <w:tmpl w:val="942278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79C7831"/>
    <w:multiLevelType w:val="hybridMultilevel"/>
    <w:tmpl w:val="3460B932"/>
    <w:lvl w:ilvl="0" w:tplc="C8C6E5A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8022A36"/>
    <w:multiLevelType w:val="hybridMultilevel"/>
    <w:tmpl w:val="3D8C97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8C44AAD"/>
    <w:multiLevelType w:val="hybridMultilevel"/>
    <w:tmpl w:val="89341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5875AE"/>
    <w:multiLevelType w:val="hybridMultilevel"/>
    <w:tmpl w:val="E9E6AF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B292A1C"/>
    <w:multiLevelType w:val="multilevel"/>
    <w:tmpl w:val="AE602F4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5FE43CB"/>
    <w:multiLevelType w:val="hybridMultilevel"/>
    <w:tmpl w:val="2B327B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B8725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457227E"/>
    <w:multiLevelType w:val="multilevel"/>
    <w:tmpl w:val="08DE9538"/>
    <w:styleLink w:val="Style1"/>
    <w:lvl w:ilvl="0">
      <w:start w:val="1"/>
      <w:numFmt w:val="none"/>
      <w:lvlText w:val="1.1.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 w15:restartNumberingAfterBreak="0">
    <w:nsid w:val="352E62F7"/>
    <w:multiLevelType w:val="hybridMultilevel"/>
    <w:tmpl w:val="7AA69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D2049A"/>
    <w:multiLevelType w:val="hybridMultilevel"/>
    <w:tmpl w:val="72208E16"/>
    <w:lvl w:ilvl="0" w:tplc="0409001B">
      <w:start w:val="1"/>
      <w:numFmt w:val="lowerRoman"/>
      <w:lvlText w:val="%1."/>
      <w:lvlJc w:val="right"/>
      <w:pPr>
        <w:ind w:left="1332"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26" w15:restartNumberingAfterBreak="0">
    <w:nsid w:val="3CF669E0"/>
    <w:multiLevelType w:val="hybridMultilevel"/>
    <w:tmpl w:val="114CFC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3E8A7BC4"/>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41D412B7"/>
    <w:multiLevelType w:val="hybridMultilevel"/>
    <w:tmpl w:val="6454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71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A74FE2"/>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4AA85015"/>
    <w:multiLevelType w:val="hybridMultilevel"/>
    <w:tmpl w:val="13784D82"/>
    <w:lvl w:ilvl="0" w:tplc="04090019">
      <w:start w:val="1"/>
      <w:numFmt w:val="lowerLetter"/>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D54D23"/>
    <w:multiLevelType w:val="multilevel"/>
    <w:tmpl w:val="088A0BD0"/>
    <w:lvl w:ilvl="0">
      <w:start w:val="11"/>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4D061C0C"/>
    <w:multiLevelType w:val="hybridMultilevel"/>
    <w:tmpl w:val="D94A7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04A7B0D"/>
    <w:multiLevelType w:val="hybridMultilevel"/>
    <w:tmpl w:val="FA38032C"/>
    <w:lvl w:ilvl="0" w:tplc="04090017">
      <w:start w:val="1"/>
      <w:numFmt w:val="lowerLetter"/>
      <w:lvlText w:val="%1)"/>
      <w:lvlJc w:val="left"/>
      <w:pPr>
        <w:ind w:left="32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9" w15:restartNumberingAfterBreak="0">
    <w:nsid w:val="550C65CF"/>
    <w:multiLevelType w:val="hybridMultilevel"/>
    <w:tmpl w:val="27FE86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556422E4"/>
    <w:multiLevelType w:val="hybridMultilevel"/>
    <w:tmpl w:val="23A24E90"/>
    <w:lvl w:ilvl="0" w:tplc="CDE8E640">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D9867DBA">
      <w:start w:val="1"/>
      <w:numFmt w:val="lowerLetter"/>
      <w:lvlText w:val="%3)"/>
      <w:lvlJc w:val="right"/>
      <w:pPr>
        <w:ind w:left="2880" w:hanging="180"/>
      </w:pPr>
      <w:rPr>
        <w:rFonts w:asciiTheme="minorHAnsi" w:eastAsiaTheme="minorHAnsi" w:hAnsiTheme="minorHAnsi" w:cstheme="minorBidi"/>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5F903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69306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7772F55"/>
    <w:multiLevelType w:val="hybridMultilevel"/>
    <w:tmpl w:val="2E84E680"/>
    <w:lvl w:ilvl="0" w:tplc="88B63CEC">
      <w:start w:val="1"/>
      <w:numFmt w:val="lowerLetter"/>
      <w:lvlText w:val="%1)"/>
      <w:lvlJc w:val="left"/>
      <w:pPr>
        <w:ind w:left="22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C349B4"/>
    <w:multiLevelType w:val="hybridMultilevel"/>
    <w:tmpl w:val="643024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88B63CEC">
      <w:start w:val="1"/>
      <w:numFmt w:val="lowerLetter"/>
      <w:lvlText w:val="%3)"/>
      <w:lvlJc w:val="left"/>
      <w:pPr>
        <w:ind w:left="2250" w:hanging="360"/>
      </w:pPr>
      <w:rPr>
        <w:rFonts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AC86837"/>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243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46" w15:restartNumberingAfterBreak="0">
    <w:nsid w:val="63395CAF"/>
    <w:multiLevelType w:val="hybridMultilevel"/>
    <w:tmpl w:val="6644D02A"/>
    <w:lvl w:ilvl="0" w:tplc="93665EE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7" w15:restartNumberingAfterBreak="0">
    <w:nsid w:val="66C145AE"/>
    <w:multiLevelType w:val="multilevel"/>
    <w:tmpl w:val="08DE9538"/>
    <w:lvl w:ilvl="0">
      <w:start w:val="1"/>
      <w:numFmt w:val="none"/>
      <w:lvlText w:val="1.1.1"/>
      <w:lvlJc w:val="right"/>
      <w:pPr>
        <w:ind w:left="1710" w:hanging="360"/>
      </w:pPr>
      <w:rPr>
        <w:rFonts w:hint="default"/>
      </w:rPr>
    </w:lvl>
    <w:lvl w:ilvl="1">
      <w:start w:val="1"/>
      <w:numFmt w:val="lowerLetter"/>
      <w:lvlText w:val="%2."/>
      <w:lvlJc w:val="left"/>
      <w:pPr>
        <w:ind w:left="243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38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603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48" w15:restartNumberingAfterBreak="0">
    <w:nsid w:val="6C927C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E8B1B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04E2CB2"/>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795B68A2"/>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4" w15:restartNumberingAfterBreak="0">
    <w:nsid w:val="7B7160D8"/>
    <w:multiLevelType w:val="hybridMultilevel"/>
    <w:tmpl w:val="C592FA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4"/>
  </w:num>
  <w:num w:numId="2">
    <w:abstractNumId w:val="48"/>
  </w:num>
  <w:num w:numId="3">
    <w:abstractNumId w:val="51"/>
  </w:num>
  <w:num w:numId="4">
    <w:abstractNumId w:val="17"/>
  </w:num>
  <w:num w:numId="5">
    <w:abstractNumId w:val="6"/>
  </w:num>
  <w:num w:numId="6">
    <w:abstractNumId w:val="8"/>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0"/>
  </w:num>
  <w:num w:numId="9">
    <w:abstractNumId w:val="38"/>
  </w:num>
  <w:num w:numId="10">
    <w:abstractNumId w:val="5"/>
  </w:num>
  <w:num w:numId="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52"/>
  </w:num>
  <w:num w:numId="14">
    <w:abstractNumId w:val="37"/>
  </w:num>
  <w:num w:numId="15">
    <w:abstractNumId w:val="47"/>
  </w:num>
  <w:num w:numId="16">
    <w:abstractNumId w:val="33"/>
  </w:num>
  <w:num w:numId="17">
    <w:abstractNumId w:val="44"/>
  </w:num>
  <w:num w:numId="18">
    <w:abstractNumId w:val="11"/>
  </w:num>
  <w:num w:numId="19">
    <w:abstractNumId w:val="28"/>
  </w:num>
  <w:num w:numId="20">
    <w:abstractNumId w:val="18"/>
  </w:num>
  <w:num w:numId="21">
    <w:abstractNumId w:val="24"/>
  </w:num>
  <w:num w:numId="22">
    <w:abstractNumId w:val="50"/>
  </w:num>
  <w:num w:numId="23">
    <w:abstractNumId w:val="21"/>
  </w:num>
  <w:num w:numId="24">
    <w:abstractNumId w:val="45"/>
  </w:num>
  <w:num w:numId="25">
    <w:abstractNumId w:val="35"/>
  </w:num>
  <w:num w:numId="26">
    <w:abstractNumId w:val="26"/>
  </w:num>
  <w:num w:numId="27">
    <w:abstractNumId w:val="14"/>
  </w:num>
  <w:num w:numId="28">
    <w:abstractNumId w:val="10"/>
  </w:num>
  <w:num w:numId="29">
    <w:abstractNumId w:val="25"/>
  </w:num>
  <w:num w:numId="30">
    <w:abstractNumId w:val="54"/>
  </w:num>
  <w:num w:numId="31">
    <w:abstractNumId w:val="19"/>
  </w:num>
  <w:num w:numId="32">
    <w:abstractNumId w:val="9"/>
  </w:num>
  <w:num w:numId="33">
    <w:abstractNumId w:val="30"/>
  </w:num>
  <w:num w:numId="34">
    <w:abstractNumId w:val="3"/>
  </w:num>
  <w:num w:numId="35">
    <w:abstractNumId w:val="32"/>
  </w:num>
  <w:num w:numId="36">
    <w:abstractNumId w:val="20"/>
  </w:num>
  <w:num w:numId="37">
    <w:abstractNumId w:val="31"/>
  </w:num>
  <w:num w:numId="38">
    <w:abstractNumId w:val="1"/>
  </w:num>
  <w:num w:numId="39">
    <w:abstractNumId w:val="41"/>
  </w:num>
  <w:num w:numId="40">
    <w:abstractNumId w:val="53"/>
  </w:num>
  <w:num w:numId="41">
    <w:abstractNumId w:val="36"/>
  </w:num>
  <w:num w:numId="42">
    <w:abstractNumId w:val="2"/>
  </w:num>
  <w:num w:numId="43">
    <w:abstractNumId w:val="22"/>
  </w:num>
  <w:num w:numId="44">
    <w:abstractNumId w:val="42"/>
  </w:num>
  <w:num w:numId="45">
    <w:abstractNumId w:val="49"/>
  </w:num>
  <w:num w:numId="46">
    <w:abstractNumId w:val="27"/>
  </w:num>
  <w:num w:numId="47">
    <w:abstractNumId w:val="55"/>
  </w:num>
  <w:num w:numId="48">
    <w:abstractNumId w:val="46"/>
  </w:num>
  <w:num w:numId="49">
    <w:abstractNumId w:val="4"/>
  </w:num>
  <w:num w:numId="50">
    <w:abstractNumId w:val="16"/>
  </w:num>
  <w:num w:numId="51">
    <w:abstractNumId w:val="12"/>
  </w:num>
  <w:num w:numId="52">
    <w:abstractNumId w:val="39"/>
  </w:num>
  <w:num w:numId="53">
    <w:abstractNumId w:val="0"/>
  </w:num>
  <w:num w:numId="54">
    <w:abstractNumId w:val="15"/>
  </w:num>
  <w:num w:numId="55">
    <w:abstractNumId w:val="29"/>
  </w:num>
  <w:num w:numId="56">
    <w:abstractNumId w:val="43"/>
  </w:num>
  <w:num w:numId="57">
    <w:abstractNumId w:val="56"/>
  </w:num>
  <w:numIdMacAtCleanup w:val="5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aurav Dutta">
    <w15:presenceInfo w15:providerId="AD" w15:userId="S-1-5-21-400889686-1048348643-2089634518-6268"/>
  </w15:person>
  <w15:person w15:author="Dhananjay Kumar">
    <w15:presenceInfo w15:providerId="None" w15:userId="Dhananjay Kumar"/>
  </w15:person>
  <w15:person w15:author="Ankit Jain">
    <w15:presenceInfo w15:providerId="AD" w15:userId="S-1-5-21-400889686-1048348643-2089634518-2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00136"/>
    <w:rsid w:val="000025DA"/>
    <w:rsid w:val="00010036"/>
    <w:rsid w:val="0001167C"/>
    <w:rsid w:val="00012309"/>
    <w:rsid w:val="000129A9"/>
    <w:rsid w:val="00017235"/>
    <w:rsid w:val="00021092"/>
    <w:rsid w:val="0002202E"/>
    <w:rsid w:val="000232D5"/>
    <w:rsid w:val="00027C01"/>
    <w:rsid w:val="00031327"/>
    <w:rsid w:val="00033761"/>
    <w:rsid w:val="0003727A"/>
    <w:rsid w:val="00054E6B"/>
    <w:rsid w:val="000602C1"/>
    <w:rsid w:val="0006093C"/>
    <w:rsid w:val="00062B22"/>
    <w:rsid w:val="00063315"/>
    <w:rsid w:val="00064BA6"/>
    <w:rsid w:val="00064D89"/>
    <w:rsid w:val="00067558"/>
    <w:rsid w:val="00071DC7"/>
    <w:rsid w:val="00086A3B"/>
    <w:rsid w:val="00087CF3"/>
    <w:rsid w:val="000927D1"/>
    <w:rsid w:val="0009390D"/>
    <w:rsid w:val="0009636F"/>
    <w:rsid w:val="00096433"/>
    <w:rsid w:val="000A51B9"/>
    <w:rsid w:val="000B22F2"/>
    <w:rsid w:val="000B539A"/>
    <w:rsid w:val="000B7FB8"/>
    <w:rsid w:val="000C52FF"/>
    <w:rsid w:val="000C5A48"/>
    <w:rsid w:val="000D02C9"/>
    <w:rsid w:val="000D1255"/>
    <w:rsid w:val="000D5EE1"/>
    <w:rsid w:val="000D776A"/>
    <w:rsid w:val="000F173E"/>
    <w:rsid w:val="000F267F"/>
    <w:rsid w:val="000F3339"/>
    <w:rsid w:val="00100C78"/>
    <w:rsid w:val="00104B0E"/>
    <w:rsid w:val="00104FD6"/>
    <w:rsid w:val="001051C8"/>
    <w:rsid w:val="00105F37"/>
    <w:rsid w:val="00111944"/>
    <w:rsid w:val="00114E4A"/>
    <w:rsid w:val="00115AF1"/>
    <w:rsid w:val="00126AA8"/>
    <w:rsid w:val="001272CA"/>
    <w:rsid w:val="00127845"/>
    <w:rsid w:val="00130D08"/>
    <w:rsid w:val="00133388"/>
    <w:rsid w:val="00160A0F"/>
    <w:rsid w:val="00160B66"/>
    <w:rsid w:val="001663D0"/>
    <w:rsid w:val="00166906"/>
    <w:rsid w:val="00166D0A"/>
    <w:rsid w:val="00184067"/>
    <w:rsid w:val="00184B96"/>
    <w:rsid w:val="00195C24"/>
    <w:rsid w:val="001A3D33"/>
    <w:rsid w:val="001A4FFE"/>
    <w:rsid w:val="001B31BF"/>
    <w:rsid w:val="001B367D"/>
    <w:rsid w:val="001C351A"/>
    <w:rsid w:val="001C4B64"/>
    <w:rsid w:val="001C7802"/>
    <w:rsid w:val="001D5293"/>
    <w:rsid w:val="001E239E"/>
    <w:rsid w:val="001E4F75"/>
    <w:rsid w:val="001F1535"/>
    <w:rsid w:val="001F1F4F"/>
    <w:rsid w:val="001F53B2"/>
    <w:rsid w:val="001F768E"/>
    <w:rsid w:val="002024A5"/>
    <w:rsid w:val="00210AB5"/>
    <w:rsid w:val="002117EA"/>
    <w:rsid w:val="002143F1"/>
    <w:rsid w:val="00223833"/>
    <w:rsid w:val="00225F37"/>
    <w:rsid w:val="00231AF2"/>
    <w:rsid w:val="0023566B"/>
    <w:rsid w:val="00240FB0"/>
    <w:rsid w:val="0024104F"/>
    <w:rsid w:val="00241EAB"/>
    <w:rsid w:val="002456B5"/>
    <w:rsid w:val="00246FF7"/>
    <w:rsid w:val="00250105"/>
    <w:rsid w:val="0025646D"/>
    <w:rsid w:val="00260A12"/>
    <w:rsid w:val="00266B68"/>
    <w:rsid w:val="00274D2B"/>
    <w:rsid w:val="00275B94"/>
    <w:rsid w:val="0027719A"/>
    <w:rsid w:val="002954D2"/>
    <w:rsid w:val="002A085E"/>
    <w:rsid w:val="002A12F0"/>
    <w:rsid w:val="002B5BDD"/>
    <w:rsid w:val="002C021D"/>
    <w:rsid w:val="002C48AA"/>
    <w:rsid w:val="002C52B7"/>
    <w:rsid w:val="002D07BE"/>
    <w:rsid w:val="002D213D"/>
    <w:rsid w:val="002D6E90"/>
    <w:rsid w:val="002E0C04"/>
    <w:rsid w:val="002E54CB"/>
    <w:rsid w:val="002E63D6"/>
    <w:rsid w:val="002F2431"/>
    <w:rsid w:val="002F38D9"/>
    <w:rsid w:val="002F3F57"/>
    <w:rsid w:val="002F4812"/>
    <w:rsid w:val="002F549A"/>
    <w:rsid w:val="002F6B69"/>
    <w:rsid w:val="002F78B4"/>
    <w:rsid w:val="003057A0"/>
    <w:rsid w:val="00317A19"/>
    <w:rsid w:val="00320059"/>
    <w:rsid w:val="0032042D"/>
    <w:rsid w:val="00322C3C"/>
    <w:rsid w:val="0032706B"/>
    <w:rsid w:val="0033535F"/>
    <w:rsid w:val="00336F74"/>
    <w:rsid w:val="00340C7C"/>
    <w:rsid w:val="00340D8A"/>
    <w:rsid w:val="0034764E"/>
    <w:rsid w:val="003522B6"/>
    <w:rsid w:val="00354F3B"/>
    <w:rsid w:val="00357A09"/>
    <w:rsid w:val="00364DBE"/>
    <w:rsid w:val="003673CB"/>
    <w:rsid w:val="00376CDD"/>
    <w:rsid w:val="00382D4F"/>
    <w:rsid w:val="0039403E"/>
    <w:rsid w:val="003A00DA"/>
    <w:rsid w:val="003A0762"/>
    <w:rsid w:val="003A08EF"/>
    <w:rsid w:val="003A7022"/>
    <w:rsid w:val="003B5ED0"/>
    <w:rsid w:val="003B77D1"/>
    <w:rsid w:val="003B789D"/>
    <w:rsid w:val="003C0AE3"/>
    <w:rsid w:val="003C11B0"/>
    <w:rsid w:val="003D124A"/>
    <w:rsid w:val="003D5B81"/>
    <w:rsid w:val="003E370D"/>
    <w:rsid w:val="003E515A"/>
    <w:rsid w:val="0040028E"/>
    <w:rsid w:val="00400B6A"/>
    <w:rsid w:val="004031A9"/>
    <w:rsid w:val="00406D8F"/>
    <w:rsid w:val="00407FC8"/>
    <w:rsid w:val="0041036D"/>
    <w:rsid w:val="00410A34"/>
    <w:rsid w:val="00412800"/>
    <w:rsid w:val="0041341D"/>
    <w:rsid w:val="00413862"/>
    <w:rsid w:val="00415135"/>
    <w:rsid w:val="004173AF"/>
    <w:rsid w:val="004205EA"/>
    <w:rsid w:val="0042374B"/>
    <w:rsid w:val="00432EA8"/>
    <w:rsid w:val="00442352"/>
    <w:rsid w:val="00445DF3"/>
    <w:rsid w:val="004523C6"/>
    <w:rsid w:val="00452C67"/>
    <w:rsid w:val="004533D9"/>
    <w:rsid w:val="00455CF7"/>
    <w:rsid w:val="00460575"/>
    <w:rsid w:val="0046348E"/>
    <w:rsid w:val="00463498"/>
    <w:rsid w:val="00463A7B"/>
    <w:rsid w:val="00464631"/>
    <w:rsid w:val="0046468C"/>
    <w:rsid w:val="00474263"/>
    <w:rsid w:val="004746DF"/>
    <w:rsid w:val="0047656F"/>
    <w:rsid w:val="004772CB"/>
    <w:rsid w:val="004803DC"/>
    <w:rsid w:val="004857DB"/>
    <w:rsid w:val="004866AF"/>
    <w:rsid w:val="004868EB"/>
    <w:rsid w:val="0049004F"/>
    <w:rsid w:val="00491D67"/>
    <w:rsid w:val="0049681A"/>
    <w:rsid w:val="00496A38"/>
    <w:rsid w:val="00496AA4"/>
    <w:rsid w:val="00496C69"/>
    <w:rsid w:val="004A1050"/>
    <w:rsid w:val="004A1F53"/>
    <w:rsid w:val="004A4A5D"/>
    <w:rsid w:val="004A4EC3"/>
    <w:rsid w:val="004B50E3"/>
    <w:rsid w:val="004C0993"/>
    <w:rsid w:val="004C0B77"/>
    <w:rsid w:val="004C1B43"/>
    <w:rsid w:val="004C2611"/>
    <w:rsid w:val="004C63A7"/>
    <w:rsid w:val="004C71C9"/>
    <w:rsid w:val="004C7DFA"/>
    <w:rsid w:val="004D2740"/>
    <w:rsid w:val="004D3DE0"/>
    <w:rsid w:val="004E21FC"/>
    <w:rsid w:val="004E4618"/>
    <w:rsid w:val="004F1B3B"/>
    <w:rsid w:val="004F5419"/>
    <w:rsid w:val="005053FD"/>
    <w:rsid w:val="005108B7"/>
    <w:rsid w:val="00510D99"/>
    <w:rsid w:val="005116EE"/>
    <w:rsid w:val="00513F2C"/>
    <w:rsid w:val="00523361"/>
    <w:rsid w:val="00523903"/>
    <w:rsid w:val="005329EB"/>
    <w:rsid w:val="00533AA8"/>
    <w:rsid w:val="005343F7"/>
    <w:rsid w:val="00534983"/>
    <w:rsid w:val="00537499"/>
    <w:rsid w:val="0054118A"/>
    <w:rsid w:val="00547B7A"/>
    <w:rsid w:val="00560CFF"/>
    <w:rsid w:val="00562358"/>
    <w:rsid w:val="005642FC"/>
    <w:rsid w:val="005729D4"/>
    <w:rsid w:val="00574329"/>
    <w:rsid w:val="00586E92"/>
    <w:rsid w:val="005904B1"/>
    <w:rsid w:val="00594609"/>
    <w:rsid w:val="005A6563"/>
    <w:rsid w:val="005A7AFF"/>
    <w:rsid w:val="005B0D8A"/>
    <w:rsid w:val="005B4606"/>
    <w:rsid w:val="005B6469"/>
    <w:rsid w:val="005B7970"/>
    <w:rsid w:val="005C0F86"/>
    <w:rsid w:val="005C4A78"/>
    <w:rsid w:val="005C6D43"/>
    <w:rsid w:val="005D0D51"/>
    <w:rsid w:val="005D48A1"/>
    <w:rsid w:val="005D4963"/>
    <w:rsid w:val="005D56A7"/>
    <w:rsid w:val="005E068C"/>
    <w:rsid w:val="005E0D8A"/>
    <w:rsid w:val="005E1628"/>
    <w:rsid w:val="005E7C07"/>
    <w:rsid w:val="005F02F5"/>
    <w:rsid w:val="005F4CC3"/>
    <w:rsid w:val="005F6DB4"/>
    <w:rsid w:val="005F74A4"/>
    <w:rsid w:val="005F7647"/>
    <w:rsid w:val="0060094A"/>
    <w:rsid w:val="0060099F"/>
    <w:rsid w:val="00601426"/>
    <w:rsid w:val="006031DE"/>
    <w:rsid w:val="00603629"/>
    <w:rsid w:val="00604107"/>
    <w:rsid w:val="00607283"/>
    <w:rsid w:val="006135D0"/>
    <w:rsid w:val="00614E68"/>
    <w:rsid w:val="0061529E"/>
    <w:rsid w:val="0061617B"/>
    <w:rsid w:val="0061679F"/>
    <w:rsid w:val="00620DD0"/>
    <w:rsid w:val="00620E43"/>
    <w:rsid w:val="006230E8"/>
    <w:rsid w:val="00626676"/>
    <w:rsid w:val="00636E21"/>
    <w:rsid w:val="0064787C"/>
    <w:rsid w:val="00654996"/>
    <w:rsid w:val="00655A56"/>
    <w:rsid w:val="00657DAE"/>
    <w:rsid w:val="00657DDA"/>
    <w:rsid w:val="00660E54"/>
    <w:rsid w:val="00661209"/>
    <w:rsid w:val="00663164"/>
    <w:rsid w:val="00667D39"/>
    <w:rsid w:val="0067205C"/>
    <w:rsid w:val="00672CE1"/>
    <w:rsid w:val="00674625"/>
    <w:rsid w:val="006747E7"/>
    <w:rsid w:val="00681266"/>
    <w:rsid w:val="00690DFE"/>
    <w:rsid w:val="006949B1"/>
    <w:rsid w:val="0069611C"/>
    <w:rsid w:val="006A2C5A"/>
    <w:rsid w:val="006A75C7"/>
    <w:rsid w:val="006B2C1C"/>
    <w:rsid w:val="006B2C46"/>
    <w:rsid w:val="006C1F09"/>
    <w:rsid w:val="006E0604"/>
    <w:rsid w:val="006E26A5"/>
    <w:rsid w:val="006E29BE"/>
    <w:rsid w:val="006E4E62"/>
    <w:rsid w:val="006E63DB"/>
    <w:rsid w:val="006F3330"/>
    <w:rsid w:val="006F53F1"/>
    <w:rsid w:val="006F6B55"/>
    <w:rsid w:val="006F7BF8"/>
    <w:rsid w:val="00701159"/>
    <w:rsid w:val="0070289A"/>
    <w:rsid w:val="0071167A"/>
    <w:rsid w:val="007205AE"/>
    <w:rsid w:val="00724C8C"/>
    <w:rsid w:val="0072506D"/>
    <w:rsid w:val="00725DDB"/>
    <w:rsid w:val="007305A5"/>
    <w:rsid w:val="007351B9"/>
    <w:rsid w:val="00735F79"/>
    <w:rsid w:val="007434C9"/>
    <w:rsid w:val="007434F4"/>
    <w:rsid w:val="00752830"/>
    <w:rsid w:val="007548CF"/>
    <w:rsid w:val="00755319"/>
    <w:rsid w:val="00755FF1"/>
    <w:rsid w:val="00756CF4"/>
    <w:rsid w:val="0076329D"/>
    <w:rsid w:val="007634F8"/>
    <w:rsid w:val="00764202"/>
    <w:rsid w:val="00770B50"/>
    <w:rsid w:val="00773F9A"/>
    <w:rsid w:val="00786983"/>
    <w:rsid w:val="00791539"/>
    <w:rsid w:val="00794FF6"/>
    <w:rsid w:val="007964C6"/>
    <w:rsid w:val="007978A8"/>
    <w:rsid w:val="007A0E2E"/>
    <w:rsid w:val="007A44F4"/>
    <w:rsid w:val="007A5CF6"/>
    <w:rsid w:val="007A5E82"/>
    <w:rsid w:val="007A67B2"/>
    <w:rsid w:val="007B1123"/>
    <w:rsid w:val="007B3542"/>
    <w:rsid w:val="007C3224"/>
    <w:rsid w:val="007C3AFC"/>
    <w:rsid w:val="007C44F9"/>
    <w:rsid w:val="007C451A"/>
    <w:rsid w:val="007C7FD0"/>
    <w:rsid w:val="007D14E7"/>
    <w:rsid w:val="007D334C"/>
    <w:rsid w:val="007D487A"/>
    <w:rsid w:val="007D76AD"/>
    <w:rsid w:val="007E3090"/>
    <w:rsid w:val="007E5B5F"/>
    <w:rsid w:val="007F04E7"/>
    <w:rsid w:val="007F1BE1"/>
    <w:rsid w:val="007F6C86"/>
    <w:rsid w:val="00801F6E"/>
    <w:rsid w:val="00806ACF"/>
    <w:rsid w:val="00807377"/>
    <w:rsid w:val="00813756"/>
    <w:rsid w:val="0081711C"/>
    <w:rsid w:val="008178F9"/>
    <w:rsid w:val="00817E20"/>
    <w:rsid w:val="0082051A"/>
    <w:rsid w:val="00831519"/>
    <w:rsid w:val="00834864"/>
    <w:rsid w:val="00837394"/>
    <w:rsid w:val="00840BB8"/>
    <w:rsid w:val="008425E8"/>
    <w:rsid w:val="00843CE7"/>
    <w:rsid w:val="00845092"/>
    <w:rsid w:val="008467FA"/>
    <w:rsid w:val="00850AB5"/>
    <w:rsid w:val="008518EA"/>
    <w:rsid w:val="00854755"/>
    <w:rsid w:val="00854972"/>
    <w:rsid w:val="00854C3D"/>
    <w:rsid w:val="008628AB"/>
    <w:rsid w:val="00865C03"/>
    <w:rsid w:val="008661F9"/>
    <w:rsid w:val="00871966"/>
    <w:rsid w:val="00871C4A"/>
    <w:rsid w:val="00871E6C"/>
    <w:rsid w:val="00873AE8"/>
    <w:rsid w:val="00874E9B"/>
    <w:rsid w:val="0087542A"/>
    <w:rsid w:val="00880C95"/>
    <w:rsid w:val="0088109D"/>
    <w:rsid w:val="00883502"/>
    <w:rsid w:val="00885CD4"/>
    <w:rsid w:val="00885EED"/>
    <w:rsid w:val="00892E2B"/>
    <w:rsid w:val="008A0133"/>
    <w:rsid w:val="008A23AA"/>
    <w:rsid w:val="008A3C97"/>
    <w:rsid w:val="008B486E"/>
    <w:rsid w:val="008B7E6D"/>
    <w:rsid w:val="008C4DED"/>
    <w:rsid w:val="008D2D95"/>
    <w:rsid w:val="008D5BB9"/>
    <w:rsid w:val="008D6E15"/>
    <w:rsid w:val="008D797A"/>
    <w:rsid w:val="008E01BC"/>
    <w:rsid w:val="008E2489"/>
    <w:rsid w:val="008E407D"/>
    <w:rsid w:val="008F07FB"/>
    <w:rsid w:val="008F19E4"/>
    <w:rsid w:val="008F5DAB"/>
    <w:rsid w:val="00900296"/>
    <w:rsid w:val="009012F8"/>
    <w:rsid w:val="00905366"/>
    <w:rsid w:val="0090647C"/>
    <w:rsid w:val="00907359"/>
    <w:rsid w:val="00912EC5"/>
    <w:rsid w:val="00914C09"/>
    <w:rsid w:val="00921041"/>
    <w:rsid w:val="00923197"/>
    <w:rsid w:val="00925999"/>
    <w:rsid w:val="00926FD6"/>
    <w:rsid w:val="009307E2"/>
    <w:rsid w:val="0093526A"/>
    <w:rsid w:val="00935572"/>
    <w:rsid w:val="00942481"/>
    <w:rsid w:val="00943978"/>
    <w:rsid w:val="00944375"/>
    <w:rsid w:val="009447BF"/>
    <w:rsid w:val="009452F3"/>
    <w:rsid w:val="009462C4"/>
    <w:rsid w:val="009477A5"/>
    <w:rsid w:val="00950AA6"/>
    <w:rsid w:val="00955A96"/>
    <w:rsid w:val="009630D2"/>
    <w:rsid w:val="009642B1"/>
    <w:rsid w:val="00972073"/>
    <w:rsid w:val="00973C81"/>
    <w:rsid w:val="00983802"/>
    <w:rsid w:val="00987BC6"/>
    <w:rsid w:val="00991F7F"/>
    <w:rsid w:val="00994479"/>
    <w:rsid w:val="009954E6"/>
    <w:rsid w:val="00996F5F"/>
    <w:rsid w:val="009A421A"/>
    <w:rsid w:val="009B7269"/>
    <w:rsid w:val="009B792B"/>
    <w:rsid w:val="009C0B3B"/>
    <w:rsid w:val="009D15A1"/>
    <w:rsid w:val="009D2778"/>
    <w:rsid w:val="009D3641"/>
    <w:rsid w:val="009D3C0C"/>
    <w:rsid w:val="009E5A99"/>
    <w:rsid w:val="009F0174"/>
    <w:rsid w:val="009F32DA"/>
    <w:rsid w:val="009F4467"/>
    <w:rsid w:val="009F56E1"/>
    <w:rsid w:val="00A0227B"/>
    <w:rsid w:val="00A04104"/>
    <w:rsid w:val="00A049CB"/>
    <w:rsid w:val="00A07D79"/>
    <w:rsid w:val="00A11F11"/>
    <w:rsid w:val="00A1308E"/>
    <w:rsid w:val="00A147A1"/>
    <w:rsid w:val="00A14B94"/>
    <w:rsid w:val="00A161B1"/>
    <w:rsid w:val="00A26C96"/>
    <w:rsid w:val="00A36851"/>
    <w:rsid w:val="00A439AF"/>
    <w:rsid w:val="00A44667"/>
    <w:rsid w:val="00A44D3E"/>
    <w:rsid w:val="00A46D47"/>
    <w:rsid w:val="00A51813"/>
    <w:rsid w:val="00A53FA4"/>
    <w:rsid w:val="00A5700A"/>
    <w:rsid w:val="00A6375E"/>
    <w:rsid w:val="00A64B8E"/>
    <w:rsid w:val="00A66695"/>
    <w:rsid w:val="00A7007D"/>
    <w:rsid w:val="00A7050C"/>
    <w:rsid w:val="00A74257"/>
    <w:rsid w:val="00A745F6"/>
    <w:rsid w:val="00A767B4"/>
    <w:rsid w:val="00A8125C"/>
    <w:rsid w:val="00A82971"/>
    <w:rsid w:val="00A844B9"/>
    <w:rsid w:val="00A90DF8"/>
    <w:rsid w:val="00A916D0"/>
    <w:rsid w:val="00A92CBF"/>
    <w:rsid w:val="00A93559"/>
    <w:rsid w:val="00A9374A"/>
    <w:rsid w:val="00AA64C4"/>
    <w:rsid w:val="00AB0C76"/>
    <w:rsid w:val="00AB223D"/>
    <w:rsid w:val="00AC0A35"/>
    <w:rsid w:val="00AC2A4F"/>
    <w:rsid w:val="00AC6CBA"/>
    <w:rsid w:val="00AC77ED"/>
    <w:rsid w:val="00AD3F8E"/>
    <w:rsid w:val="00AE4EDD"/>
    <w:rsid w:val="00AE51A9"/>
    <w:rsid w:val="00AF34F1"/>
    <w:rsid w:val="00AF6BDC"/>
    <w:rsid w:val="00B017C3"/>
    <w:rsid w:val="00B0694B"/>
    <w:rsid w:val="00B06DC6"/>
    <w:rsid w:val="00B126F0"/>
    <w:rsid w:val="00B223EC"/>
    <w:rsid w:val="00B23B52"/>
    <w:rsid w:val="00B2660D"/>
    <w:rsid w:val="00B26FA8"/>
    <w:rsid w:val="00B27915"/>
    <w:rsid w:val="00B34DB3"/>
    <w:rsid w:val="00B4115F"/>
    <w:rsid w:val="00B4190D"/>
    <w:rsid w:val="00B422B3"/>
    <w:rsid w:val="00B44C7A"/>
    <w:rsid w:val="00B4603A"/>
    <w:rsid w:val="00B50B8F"/>
    <w:rsid w:val="00B56495"/>
    <w:rsid w:val="00B60304"/>
    <w:rsid w:val="00B73208"/>
    <w:rsid w:val="00B748DB"/>
    <w:rsid w:val="00B75E61"/>
    <w:rsid w:val="00B811B3"/>
    <w:rsid w:val="00B81F5C"/>
    <w:rsid w:val="00B8233C"/>
    <w:rsid w:val="00B85813"/>
    <w:rsid w:val="00B9613C"/>
    <w:rsid w:val="00BA267B"/>
    <w:rsid w:val="00BA7012"/>
    <w:rsid w:val="00BB5393"/>
    <w:rsid w:val="00BC0683"/>
    <w:rsid w:val="00BC434A"/>
    <w:rsid w:val="00BC6E4F"/>
    <w:rsid w:val="00BD1C94"/>
    <w:rsid w:val="00BE231F"/>
    <w:rsid w:val="00BF0B0A"/>
    <w:rsid w:val="00C00F51"/>
    <w:rsid w:val="00C02147"/>
    <w:rsid w:val="00C05FBB"/>
    <w:rsid w:val="00C065AE"/>
    <w:rsid w:val="00C164C9"/>
    <w:rsid w:val="00C175EC"/>
    <w:rsid w:val="00C21CA1"/>
    <w:rsid w:val="00C230CB"/>
    <w:rsid w:val="00C2364B"/>
    <w:rsid w:val="00C25F41"/>
    <w:rsid w:val="00C26ED9"/>
    <w:rsid w:val="00C30F9B"/>
    <w:rsid w:val="00C34107"/>
    <w:rsid w:val="00C36632"/>
    <w:rsid w:val="00C37822"/>
    <w:rsid w:val="00C4067F"/>
    <w:rsid w:val="00C43876"/>
    <w:rsid w:val="00C50556"/>
    <w:rsid w:val="00C519A7"/>
    <w:rsid w:val="00C51E5D"/>
    <w:rsid w:val="00C543C9"/>
    <w:rsid w:val="00C559D1"/>
    <w:rsid w:val="00C62793"/>
    <w:rsid w:val="00C63FFD"/>
    <w:rsid w:val="00C65284"/>
    <w:rsid w:val="00C654D0"/>
    <w:rsid w:val="00C658C3"/>
    <w:rsid w:val="00C67E8A"/>
    <w:rsid w:val="00C7181C"/>
    <w:rsid w:val="00C72748"/>
    <w:rsid w:val="00C72ED7"/>
    <w:rsid w:val="00C852B3"/>
    <w:rsid w:val="00C93029"/>
    <w:rsid w:val="00C9334D"/>
    <w:rsid w:val="00CA4AF6"/>
    <w:rsid w:val="00CA6769"/>
    <w:rsid w:val="00CB11DC"/>
    <w:rsid w:val="00CB229F"/>
    <w:rsid w:val="00CB30E4"/>
    <w:rsid w:val="00CB4F5F"/>
    <w:rsid w:val="00CB5629"/>
    <w:rsid w:val="00CC0E0C"/>
    <w:rsid w:val="00CC136F"/>
    <w:rsid w:val="00CD15F8"/>
    <w:rsid w:val="00CD1AF8"/>
    <w:rsid w:val="00CD7430"/>
    <w:rsid w:val="00CE0538"/>
    <w:rsid w:val="00CE1549"/>
    <w:rsid w:val="00CE3197"/>
    <w:rsid w:val="00CF40CA"/>
    <w:rsid w:val="00CF7D83"/>
    <w:rsid w:val="00D2117B"/>
    <w:rsid w:val="00D30CEF"/>
    <w:rsid w:val="00D32222"/>
    <w:rsid w:val="00D41282"/>
    <w:rsid w:val="00D44D00"/>
    <w:rsid w:val="00D46275"/>
    <w:rsid w:val="00D47C98"/>
    <w:rsid w:val="00D51811"/>
    <w:rsid w:val="00D5254E"/>
    <w:rsid w:val="00D55200"/>
    <w:rsid w:val="00D61BBA"/>
    <w:rsid w:val="00D6418A"/>
    <w:rsid w:val="00D6696D"/>
    <w:rsid w:val="00D66FD0"/>
    <w:rsid w:val="00D71AFF"/>
    <w:rsid w:val="00D73102"/>
    <w:rsid w:val="00D83D03"/>
    <w:rsid w:val="00D87EFA"/>
    <w:rsid w:val="00D95410"/>
    <w:rsid w:val="00DA59A1"/>
    <w:rsid w:val="00DB34C5"/>
    <w:rsid w:val="00DB3D17"/>
    <w:rsid w:val="00DC347D"/>
    <w:rsid w:val="00DD5464"/>
    <w:rsid w:val="00DD6553"/>
    <w:rsid w:val="00DE20A1"/>
    <w:rsid w:val="00DE24AA"/>
    <w:rsid w:val="00DE2506"/>
    <w:rsid w:val="00DE2F56"/>
    <w:rsid w:val="00DE4490"/>
    <w:rsid w:val="00DE4CAE"/>
    <w:rsid w:val="00DE4DF0"/>
    <w:rsid w:val="00DF09E9"/>
    <w:rsid w:val="00DF30CC"/>
    <w:rsid w:val="00DF7F05"/>
    <w:rsid w:val="00E00226"/>
    <w:rsid w:val="00E0194D"/>
    <w:rsid w:val="00E02FDA"/>
    <w:rsid w:val="00E0374D"/>
    <w:rsid w:val="00E107EE"/>
    <w:rsid w:val="00E11BE0"/>
    <w:rsid w:val="00E21BB2"/>
    <w:rsid w:val="00E2338F"/>
    <w:rsid w:val="00E30837"/>
    <w:rsid w:val="00E31DA4"/>
    <w:rsid w:val="00E33C6E"/>
    <w:rsid w:val="00E345DC"/>
    <w:rsid w:val="00E363E6"/>
    <w:rsid w:val="00E37322"/>
    <w:rsid w:val="00E37685"/>
    <w:rsid w:val="00E40736"/>
    <w:rsid w:val="00E4668C"/>
    <w:rsid w:val="00E4790A"/>
    <w:rsid w:val="00E52A68"/>
    <w:rsid w:val="00E5332A"/>
    <w:rsid w:val="00E54522"/>
    <w:rsid w:val="00E5558F"/>
    <w:rsid w:val="00E557D6"/>
    <w:rsid w:val="00E61DEA"/>
    <w:rsid w:val="00E66ABA"/>
    <w:rsid w:val="00E73D11"/>
    <w:rsid w:val="00E73F47"/>
    <w:rsid w:val="00E75A04"/>
    <w:rsid w:val="00E77979"/>
    <w:rsid w:val="00E8026F"/>
    <w:rsid w:val="00E80ED2"/>
    <w:rsid w:val="00E820C8"/>
    <w:rsid w:val="00E962AE"/>
    <w:rsid w:val="00E96DCB"/>
    <w:rsid w:val="00E96F9E"/>
    <w:rsid w:val="00EB0B4C"/>
    <w:rsid w:val="00EB57C1"/>
    <w:rsid w:val="00EC58C1"/>
    <w:rsid w:val="00EC5EC3"/>
    <w:rsid w:val="00EC62BE"/>
    <w:rsid w:val="00ED304B"/>
    <w:rsid w:val="00ED4621"/>
    <w:rsid w:val="00ED5C4F"/>
    <w:rsid w:val="00ED65DD"/>
    <w:rsid w:val="00EE10D2"/>
    <w:rsid w:val="00EE1E2D"/>
    <w:rsid w:val="00EE5152"/>
    <w:rsid w:val="00EF61E0"/>
    <w:rsid w:val="00EF79AB"/>
    <w:rsid w:val="00F00C29"/>
    <w:rsid w:val="00F00FC1"/>
    <w:rsid w:val="00F02460"/>
    <w:rsid w:val="00F05C35"/>
    <w:rsid w:val="00F067F8"/>
    <w:rsid w:val="00F10DB6"/>
    <w:rsid w:val="00F11255"/>
    <w:rsid w:val="00F117FE"/>
    <w:rsid w:val="00F14780"/>
    <w:rsid w:val="00F16730"/>
    <w:rsid w:val="00F23034"/>
    <w:rsid w:val="00F3123E"/>
    <w:rsid w:val="00F34633"/>
    <w:rsid w:val="00F36E6A"/>
    <w:rsid w:val="00F44BF7"/>
    <w:rsid w:val="00F45417"/>
    <w:rsid w:val="00F51E08"/>
    <w:rsid w:val="00F521D3"/>
    <w:rsid w:val="00F527C8"/>
    <w:rsid w:val="00F553D8"/>
    <w:rsid w:val="00F57BE4"/>
    <w:rsid w:val="00F6014A"/>
    <w:rsid w:val="00F62723"/>
    <w:rsid w:val="00F630DC"/>
    <w:rsid w:val="00F63854"/>
    <w:rsid w:val="00F649E9"/>
    <w:rsid w:val="00F71EB0"/>
    <w:rsid w:val="00F74D43"/>
    <w:rsid w:val="00F803FC"/>
    <w:rsid w:val="00F80C2C"/>
    <w:rsid w:val="00F8359F"/>
    <w:rsid w:val="00F857FE"/>
    <w:rsid w:val="00F85EED"/>
    <w:rsid w:val="00F900A0"/>
    <w:rsid w:val="00F91BC7"/>
    <w:rsid w:val="00F92094"/>
    <w:rsid w:val="00F92245"/>
    <w:rsid w:val="00FA1C3D"/>
    <w:rsid w:val="00FA2996"/>
    <w:rsid w:val="00FA4E1E"/>
    <w:rsid w:val="00FA6019"/>
    <w:rsid w:val="00FA7E2B"/>
    <w:rsid w:val="00FB574D"/>
    <w:rsid w:val="00FC3FDC"/>
    <w:rsid w:val="00FC4C6C"/>
    <w:rsid w:val="00FD378F"/>
    <w:rsid w:val="00FD7C3C"/>
    <w:rsid w:val="00FE5DF9"/>
    <w:rsid w:val="00FE7819"/>
    <w:rsid w:val="00FF30C3"/>
    <w:rsid w:val="00FF3A7A"/>
    <w:rsid w:val="00FF568E"/>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7310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 w:type="numbering" w:customStyle="1" w:styleId="Style1">
    <w:name w:val="Style1"/>
    <w:uiPriority w:val="99"/>
    <w:rsid w:val="0060094A"/>
    <w:pPr>
      <w:numPr>
        <w:numId w:val="23"/>
      </w:numPr>
    </w:pPr>
  </w:style>
  <w:style w:type="paragraph" w:styleId="TOC4">
    <w:name w:val="toc 4"/>
    <w:basedOn w:val="Normal"/>
    <w:next w:val="Normal"/>
    <w:autoRedefine/>
    <w:uiPriority w:val="39"/>
    <w:unhideWhenUsed/>
    <w:rsid w:val="0071167A"/>
    <w:pPr>
      <w:spacing w:after="100"/>
      <w:ind w:left="660"/>
    </w:pPr>
    <w:rPr>
      <w:rFonts w:eastAsiaTheme="minorEastAsia"/>
    </w:rPr>
  </w:style>
  <w:style w:type="paragraph" w:styleId="TOC5">
    <w:name w:val="toc 5"/>
    <w:basedOn w:val="Normal"/>
    <w:next w:val="Normal"/>
    <w:autoRedefine/>
    <w:uiPriority w:val="39"/>
    <w:unhideWhenUsed/>
    <w:rsid w:val="0071167A"/>
    <w:pPr>
      <w:spacing w:after="100"/>
      <w:ind w:left="880"/>
    </w:pPr>
    <w:rPr>
      <w:rFonts w:eastAsiaTheme="minorEastAsia"/>
    </w:rPr>
  </w:style>
  <w:style w:type="paragraph" w:styleId="TOC6">
    <w:name w:val="toc 6"/>
    <w:basedOn w:val="Normal"/>
    <w:next w:val="Normal"/>
    <w:autoRedefine/>
    <w:uiPriority w:val="39"/>
    <w:unhideWhenUsed/>
    <w:rsid w:val="0071167A"/>
    <w:pPr>
      <w:spacing w:after="100"/>
      <w:ind w:left="1100"/>
    </w:pPr>
    <w:rPr>
      <w:rFonts w:eastAsiaTheme="minorEastAsia"/>
    </w:rPr>
  </w:style>
  <w:style w:type="paragraph" w:styleId="TOC7">
    <w:name w:val="toc 7"/>
    <w:basedOn w:val="Normal"/>
    <w:next w:val="Normal"/>
    <w:autoRedefine/>
    <w:uiPriority w:val="39"/>
    <w:unhideWhenUsed/>
    <w:rsid w:val="0071167A"/>
    <w:pPr>
      <w:spacing w:after="100"/>
      <w:ind w:left="1320"/>
    </w:pPr>
    <w:rPr>
      <w:rFonts w:eastAsiaTheme="minorEastAsia"/>
    </w:rPr>
  </w:style>
  <w:style w:type="paragraph" w:styleId="TOC8">
    <w:name w:val="toc 8"/>
    <w:basedOn w:val="Normal"/>
    <w:next w:val="Normal"/>
    <w:autoRedefine/>
    <w:uiPriority w:val="39"/>
    <w:unhideWhenUsed/>
    <w:rsid w:val="0071167A"/>
    <w:pPr>
      <w:spacing w:after="100"/>
      <w:ind w:left="1540"/>
    </w:pPr>
    <w:rPr>
      <w:rFonts w:eastAsiaTheme="minorEastAsia"/>
    </w:rPr>
  </w:style>
  <w:style w:type="paragraph" w:styleId="TOC9">
    <w:name w:val="toc 9"/>
    <w:basedOn w:val="Normal"/>
    <w:next w:val="Normal"/>
    <w:autoRedefine/>
    <w:uiPriority w:val="39"/>
    <w:unhideWhenUsed/>
    <w:rsid w:val="0071167A"/>
    <w:pPr>
      <w:spacing w:after="100"/>
      <w:ind w:left="1760"/>
    </w:pPr>
    <w:rPr>
      <w:rFonts w:eastAsiaTheme="minorEastAsia"/>
    </w:rPr>
  </w:style>
  <w:style w:type="paragraph" w:styleId="Subtitle">
    <w:name w:val="Subtitle"/>
    <w:basedOn w:val="Normal"/>
    <w:next w:val="Normal"/>
    <w:link w:val="SubtitleChar"/>
    <w:uiPriority w:val="11"/>
    <w:qFormat/>
    <w:rsid w:val="00EB57C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B57C1"/>
    <w:rPr>
      <w:rFonts w:eastAsiaTheme="minorEastAsia"/>
      <w:color w:val="5A5A5A" w:themeColor="text1" w:themeTint="A5"/>
      <w:spacing w:val="15"/>
    </w:rPr>
  </w:style>
  <w:style w:type="character" w:styleId="IntenseEmphasis">
    <w:name w:val="Intense Emphasis"/>
    <w:basedOn w:val="DefaultParagraphFont"/>
    <w:uiPriority w:val="21"/>
    <w:qFormat/>
    <w:rsid w:val="00E66ABA"/>
    <w:rPr>
      <w:i/>
      <w:iCs/>
      <w:color w:val="5B9BD5" w:themeColor="accent1"/>
    </w:rPr>
  </w:style>
  <w:style w:type="character" w:customStyle="1" w:styleId="apple-converted-space">
    <w:name w:val="apple-converted-space"/>
    <w:basedOn w:val="DefaultParagraphFont"/>
    <w:rsid w:val="003A7022"/>
  </w:style>
  <w:style w:type="paragraph" w:styleId="Revision">
    <w:name w:val="Revision"/>
    <w:hidden/>
    <w:uiPriority w:val="99"/>
    <w:semiHidden/>
    <w:rsid w:val="004A1050"/>
    <w:pPr>
      <w:spacing w:after="0" w:line="240" w:lineRule="auto"/>
    </w:pPr>
  </w:style>
  <w:style w:type="paragraph" w:styleId="BalloonText">
    <w:name w:val="Balloon Text"/>
    <w:basedOn w:val="Normal"/>
    <w:link w:val="BalloonTextChar"/>
    <w:uiPriority w:val="99"/>
    <w:semiHidden/>
    <w:unhideWhenUsed/>
    <w:rsid w:val="004A10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050"/>
    <w:rPr>
      <w:rFonts w:ascii="Segoe UI" w:hAnsi="Segoe UI" w:cs="Segoe UI"/>
      <w:sz w:val="18"/>
      <w:szCs w:val="18"/>
    </w:rPr>
  </w:style>
  <w:style w:type="character" w:customStyle="1" w:styleId="Heading4Char">
    <w:name w:val="Heading 4 Char"/>
    <w:basedOn w:val="DefaultParagraphFont"/>
    <w:link w:val="Heading4"/>
    <w:uiPriority w:val="9"/>
    <w:rsid w:val="00D7310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440652">
      <w:bodyDiv w:val="1"/>
      <w:marLeft w:val="0"/>
      <w:marRight w:val="0"/>
      <w:marTop w:val="0"/>
      <w:marBottom w:val="0"/>
      <w:divBdr>
        <w:top w:val="none" w:sz="0" w:space="0" w:color="auto"/>
        <w:left w:val="none" w:sz="0" w:space="0" w:color="auto"/>
        <w:bottom w:val="none" w:sz="0" w:space="0" w:color="auto"/>
        <w:right w:val="none" w:sz="0" w:space="0" w:color="auto"/>
      </w:divBdr>
    </w:div>
    <w:div w:id="703100195">
      <w:bodyDiv w:val="1"/>
      <w:marLeft w:val="0"/>
      <w:marRight w:val="0"/>
      <w:marTop w:val="0"/>
      <w:marBottom w:val="0"/>
      <w:divBdr>
        <w:top w:val="none" w:sz="0" w:space="0" w:color="auto"/>
        <w:left w:val="none" w:sz="0" w:space="0" w:color="auto"/>
        <w:bottom w:val="none" w:sz="0" w:space="0" w:color="auto"/>
        <w:right w:val="none" w:sz="0" w:space="0" w:color="auto"/>
      </w:divBdr>
    </w:div>
    <w:div w:id="949120361">
      <w:bodyDiv w:val="1"/>
      <w:marLeft w:val="0"/>
      <w:marRight w:val="0"/>
      <w:marTop w:val="0"/>
      <w:marBottom w:val="0"/>
      <w:divBdr>
        <w:top w:val="none" w:sz="0" w:space="0" w:color="auto"/>
        <w:left w:val="none" w:sz="0" w:space="0" w:color="auto"/>
        <w:bottom w:val="none" w:sz="0" w:space="0" w:color="auto"/>
        <w:right w:val="none" w:sz="0" w:space="0" w:color="auto"/>
      </w:divBdr>
    </w:div>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106197932">
      <w:bodyDiv w:val="1"/>
      <w:marLeft w:val="0"/>
      <w:marRight w:val="0"/>
      <w:marTop w:val="0"/>
      <w:marBottom w:val="0"/>
      <w:divBdr>
        <w:top w:val="none" w:sz="0" w:space="0" w:color="auto"/>
        <w:left w:val="none" w:sz="0" w:space="0" w:color="auto"/>
        <w:bottom w:val="none" w:sz="0" w:space="0" w:color="auto"/>
        <w:right w:val="none" w:sz="0" w:space="0" w:color="auto"/>
      </w:divBdr>
    </w:div>
    <w:div w:id="1160582108">
      <w:bodyDiv w:val="1"/>
      <w:marLeft w:val="0"/>
      <w:marRight w:val="0"/>
      <w:marTop w:val="0"/>
      <w:marBottom w:val="0"/>
      <w:divBdr>
        <w:top w:val="none" w:sz="0" w:space="0" w:color="auto"/>
        <w:left w:val="none" w:sz="0" w:space="0" w:color="auto"/>
        <w:bottom w:val="none" w:sz="0" w:space="0" w:color="auto"/>
        <w:right w:val="none" w:sz="0" w:space="0" w:color="auto"/>
      </w:divBdr>
    </w:div>
    <w:div w:id="1178155007">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 w:id="1960141033">
      <w:bodyDiv w:val="1"/>
      <w:marLeft w:val="0"/>
      <w:marRight w:val="0"/>
      <w:marTop w:val="0"/>
      <w:marBottom w:val="0"/>
      <w:divBdr>
        <w:top w:val="none" w:sz="0" w:space="0" w:color="auto"/>
        <w:left w:val="none" w:sz="0" w:space="0" w:color="auto"/>
        <w:bottom w:val="none" w:sz="0" w:space="0" w:color="auto"/>
        <w:right w:val="none" w:sz="0" w:space="0" w:color="auto"/>
      </w:divBdr>
    </w:div>
    <w:div w:id="209663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C6A7A-CEC7-48D3-9D0C-D1702B5EA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45</Pages>
  <Words>8578</Words>
  <Characters>48897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Ankit Jain</cp:lastModifiedBy>
  <cp:revision>4</cp:revision>
  <dcterms:created xsi:type="dcterms:W3CDTF">2016-03-07T07:47:00Z</dcterms:created>
  <dcterms:modified xsi:type="dcterms:W3CDTF">2016-03-08T12:19:00Z</dcterms:modified>
</cp:coreProperties>
</file>